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63ABF" w14:textId="3B6793BC" w:rsidR="00D76CA9" w:rsidRDefault="00D76CA9" w:rsidP="00EE4F20">
      <w:pPr>
        <w:snapToGrid w:val="0"/>
        <w:spacing w:line="480" w:lineRule="auto"/>
        <w:rPr>
          <w:rFonts w:ascii="Arial" w:hAnsi="Arial" w:cs="Arial"/>
          <w:lang w:val="en-GB"/>
        </w:rPr>
      </w:pPr>
    </w:p>
    <w:p w14:paraId="0F9B5610" w14:textId="77777777" w:rsidR="00347E8A" w:rsidRPr="004F6D3E" w:rsidRDefault="00347E8A" w:rsidP="00EE4F20">
      <w:pPr>
        <w:snapToGrid w:val="0"/>
        <w:spacing w:line="480" w:lineRule="auto"/>
        <w:rPr>
          <w:rFonts w:ascii="Arial" w:hAnsi="Arial" w:cs="Arial"/>
          <w:lang w:val="en-GB"/>
        </w:rPr>
      </w:pPr>
    </w:p>
    <w:p w14:paraId="56F88E12" w14:textId="77777777" w:rsidR="00D76CA9" w:rsidRPr="004F6D3E" w:rsidRDefault="00D76CA9" w:rsidP="00EE4F20">
      <w:pPr>
        <w:snapToGrid w:val="0"/>
        <w:spacing w:line="480" w:lineRule="auto"/>
        <w:rPr>
          <w:rFonts w:ascii="Arial" w:hAnsi="Arial" w:cs="Arial"/>
          <w:lang w:val="en-GB"/>
        </w:rPr>
      </w:pPr>
    </w:p>
    <w:p w14:paraId="186F3CD5" w14:textId="2DC3B10F" w:rsidR="00D76CA9" w:rsidRPr="004F6D3E" w:rsidRDefault="00D76CA9" w:rsidP="00EE4F20">
      <w:pPr>
        <w:snapToGrid w:val="0"/>
        <w:spacing w:line="480" w:lineRule="auto"/>
        <w:jc w:val="center"/>
        <w:rPr>
          <w:rFonts w:ascii="Arial" w:hAnsi="Arial" w:cs="Arial"/>
          <w:b/>
          <w:bCs/>
          <w:lang w:val="en-GB"/>
        </w:rPr>
      </w:pPr>
      <w:r w:rsidRPr="004F6D3E">
        <w:rPr>
          <w:rFonts w:ascii="Arial" w:hAnsi="Arial" w:cs="Arial"/>
          <w:b/>
          <w:bCs/>
          <w:lang w:val="en-GB"/>
        </w:rPr>
        <w:t xml:space="preserve">Digital </w:t>
      </w:r>
      <w:r w:rsidR="00917DD8">
        <w:rPr>
          <w:rFonts w:ascii="Arial" w:hAnsi="Arial" w:cs="Arial"/>
          <w:b/>
          <w:bCs/>
          <w:lang w:val="en-GB"/>
        </w:rPr>
        <w:t>access constraints</w:t>
      </w:r>
      <w:r w:rsidRPr="004F6D3E">
        <w:rPr>
          <w:rFonts w:ascii="Arial" w:hAnsi="Arial" w:cs="Arial"/>
          <w:b/>
          <w:bCs/>
          <w:lang w:val="en-GB"/>
        </w:rPr>
        <w:t xml:space="preserve"> predict worse mental health among adolescents during COVID-19</w:t>
      </w:r>
    </w:p>
    <w:p w14:paraId="7E7D6741" w14:textId="77777777" w:rsidR="00D76CA9" w:rsidRPr="004F6D3E" w:rsidRDefault="00D76CA9" w:rsidP="00EE4F20">
      <w:pPr>
        <w:snapToGrid w:val="0"/>
        <w:spacing w:line="480" w:lineRule="auto"/>
        <w:rPr>
          <w:rFonts w:ascii="Arial" w:hAnsi="Arial" w:cs="Arial"/>
          <w:lang w:val="en-GB"/>
        </w:rPr>
      </w:pPr>
    </w:p>
    <w:p w14:paraId="2BEF2B71" w14:textId="1D578584"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Thomas E. Metherell</w:t>
      </w:r>
      <w:r w:rsidRPr="004F6D3E">
        <w:rPr>
          <w:rFonts w:ascii="Arial" w:hAnsi="Arial" w:cs="Arial"/>
          <w:vertAlign w:val="superscript"/>
          <w:lang w:val="en-GB"/>
        </w:rPr>
        <w:t>1</w:t>
      </w:r>
      <w:ins w:id="0" w:author="Metherell, Tom" w:date="2022-10-05T09:45:00Z">
        <w:r w:rsidR="007F043F" w:rsidRPr="00B8130C">
          <w:rPr>
            <w:rFonts w:ascii="Arial" w:hAnsi="Arial" w:cs="Arial"/>
            <w:vertAlign w:val="superscript"/>
            <w:lang w:val="en-GB"/>
          </w:rPr>
          <w:t>†</w:t>
        </w:r>
      </w:ins>
      <w:r w:rsidRPr="004F6D3E">
        <w:rPr>
          <w:rFonts w:ascii="Arial" w:hAnsi="Arial" w:cs="Arial"/>
          <w:lang w:val="en-GB"/>
        </w:rPr>
        <w:t>, Sakshi Ghai</w:t>
      </w:r>
      <w:r w:rsidRPr="004F6D3E">
        <w:rPr>
          <w:rFonts w:ascii="Arial" w:hAnsi="Arial" w:cs="Arial"/>
          <w:vertAlign w:val="superscript"/>
          <w:lang w:val="en-GB"/>
        </w:rPr>
        <w:t>1,2</w:t>
      </w:r>
      <w:r w:rsidRPr="004F6D3E">
        <w:rPr>
          <w:rFonts w:ascii="Arial" w:hAnsi="Arial" w:cs="Arial"/>
          <w:lang w:val="en-GB"/>
        </w:rPr>
        <w:t>, Ethan M. McCormick</w:t>
      </w:r>
      <w:r w:rsidRPr="004F6D3E">
        <w:rPr>
          <w:rFonts w:ascii="Arial" w:hAnsi="Arial" w:cs="Arial"/>
          <w:vertAlign w:val="superscript"/>
          <w:lang w:val="en-GB"/>
        </w:rPr>
        <w:t>3</w:t>
      </w:r>
      <w:ins w:id="1" w:author="Metherell, Tom" w:date="2022-10-05T09:50:00Z">
        <w:r w:rsidR="00652DA2" w:rsidRPr="00652DA2">
          <w:rPr>
            <w:rFonts w:ascii="Arial" w:hAnsi="Arial" w:cs="Arial"/>
            <w:vertAlign w:val="superscript"/>
            <w:lang w:val="en-GB"/>
          </w:rPr>
          <w:t>‡</w:t>
        </w:r>
      </w:ins>
      <w:r w:rsidRPr="004F6D3E">
        <w:rPr>
          <w:rFonts w:ascii="Arial" w:hAnsi="Arial" w:cs="Arial"/>
          <w:lang w:val="en-GB"/>
        </w:rPr>
        <w:t>, Tamsin J. Ford</w:t>
      </w:r>
      <w:r w:rsidRPr="004F6D3E">
        <w:rPr>
          <w:rFonts w:ascii="Arial" w:hAnsi="Arial" w:cs="Arial"/>
          <w:vertAlign w:val="superscript"/>
          <w:lang w:val="en-GB"/>
        </w:rPr>
        <w:t>4</w:t>
      </w:r>
      <w:r w:rsidRPr="004F6D3E">
        <w:rPr>
          <w:rFonts w:ascii="Arial" w:hAnsi="Arial" w:cs="Arial"/>
          <w:lang w:val="en-GB"/>
        </w:rPr>
        <w:t>, and Amy Orben</w:t>
      </w:r>
      <w:r w:rsidRPr="004F6D3E">
        <w:rPr>
          <w:rFonts w:ascii="Arial" w:hAnsi="Arial" w:cs="Arial"/>
          <w:vertAlign w:val="superscript"/>
          <w:lang w:val="en-GB"/>
        </w:rPr>
        <w:t>2</w:t>
      </w:r>
      <w:r w:rsidR="00C44A45" w:rsidRPr="004F6D3E">
        <w:rPr>
          <w:rFonts w:ascii="Arial" w:hAnsi="Arial" w:cs="Arial"/>
          <w:lang w:val="en-GB"/>
        </w:rPr>
        <w:t>*</w:t>
      </w:r>
    </w:p>
    <w:p w14:paraId="11624739"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vertAlign w:val="superscript"/>
          <w:lang w:val="en-GB"/>
        </w:rPr>
        <w:t>1</w:t>
      </w:r>
      <w:r w:rsidRPr="004F6D3E">
        <w:rPr>
          <w:rFonts w:ascii="Arial" w:hAnsi="Arial" w:cs="Arial"/>
          <w:lang w:val="en-GB"/>
        </w:rPr>
        <w:t xml:space="preserve"> Department of Psychology, University of Cambridge, Cambridge, UK</w:t>
      </w:r>
    </w:p>
    <w:p w14:paraId="02531FE4"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vertAlign w:val="superscript"/>
          <w:lang w:val="en-GB"/>
        </w:rPr>
        <w:t>2</w:t>
      </w:r>
      <w:r w:rsidRPr="004F6D3E">
        <w:rPr>
          <w:rFonts w:ascii="Arial" w:hAnsi="Arial" w:cs="Arial"/>
          <w:lang w:val="en-GB"/>
        </w:rPr>
        <w:t xml:space="preserve"> MRC Cognition and Brain Sciences Unit, Cambridge, UK</w:t>
      </w:r>
      <w:r w:rsidRPr="004F6D3E">
        <w:rPr>
          <w:rFonts w:ascii="Arial" w:hAnsi="Arial" w:cs="Arial"/>
          <w:lang w:val="en-GB"/>
        </w:rPr>
        <w:tab/>
      </w:r>
    </w:p>
    <w:p w14:paraId="49FB1A8F"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vertAlign w:val="superscript"/>
          <w:lang w:val="en-GB"/>
        </w:rPr>
        <w:t>3</w:t>
      </w:r>
      <w:r w:rsidRPr="004F6D3E">
        <w:rPr>
          <w:rFonts w:ascii="Arial" w:hAnsi="Arial" w:cs="Arial"/>
          <w:lang w:val="en-GB"/>
        </w:rPr>
        <w:t xml:space="preserve"> Donders Institute, Radboud University Medical </w:t>
      </w:r>
      <w:proofErr w:type="spellStart"/>
      <w:r w:rsidRPr="004F6D3E">
        <w:rPr>
          <w:rFonts w:ascii="Arial" w:hAnsi="Arial" w:cs="Arial"/>
          <w:lang w:val="en-GB"/>
        </w:rPr>
        <w:t>Center</w:t>
      </w:r>
      <w:proofErr w:type="spellEnd"/>
      <w:r w:rsidRPr="004F6D3E">
        <w:rPr>
          <w:rFonts w:ascii="Arial" w:hAnsi="Arial" w:cs="Arial"/>
          <w:lang w:val="en-GB"/>
        </w:rPr>
        <w:t>, Nijmegen, NL</w:t>
      </w:r>
    </w:p>
    <w:p w14:paraId="275DCE94" w14:textId="7F45689D" w:rsidR="00652DA2" w:rsidRPr="004F6D3E" w:rsidRDefault="00D76CA9" w:rsidP="00EE4F20">
      <w:pPr>
        <w:snapToGrid w:val="0"/>
        <w:spacing w:line="480" w:lineRule="auto"/>
        <w:rPr>
          <w:rFonts w:ascii="Arial" w:hAnsi="Arial" w:cs="Arial"/>
          <w:lang w:val="en-GB"/>
        </w:rPr>
      </w:pPr>
      <w:r w:rsidRPr="004F6D3E">
        <w:rPr>
          <w:rFonts w:ascii="Arial" w:hAnsi="Arial" w:cs="Arial"/>
          <w:vertAlign w:val="superscript"/>
          <w:lang w:val="en-GB"/>
        </w:rPr>
        <w:t>4</w:t>
      </w:r>
      <w:r w:rsidRPr="004F6D3E">
        <w:rPr>
          <w:rFonts w:ascii="Arial" w:hAnsi="Arial" w:cs="Arial"/>
          <w:lang w:val="en-GB"/>
        </w:rPr>
        <w:t xml:space="preserve"> Department of Psychiatry, University of Cambridge, Cambridge, UK</w:t>
      </w:r>
    </w:p>
    <w:p w14:paraId="217D4C68" w14:textId="77777777" w:rsidR="007F043F" w:rsidRPr="004F6D3E" w:rsidRDefault="007F043F" w:rsidP="00EE4F20">
      <w:pPr>
        <w:snapToGrid w:val="0"/>
        <w:spacing w:line="480" w:lineRule="auto"/>
        <w:rPr>
          <w:rFonts w:ascii="Arial" w:hAnsi="Arial" w:cs="Arial"/>
          <w:b/>
          <w:bCs/>
          <w:lang w:val="en-GB"/>
        </w:rPr>
      </w:pPr>
    </w:p>
    <w:p w14:paraId="3B13CCA0" w14:textId="04F17B1A" w:rsidR="00B8130C" w:rsidRDefault="00C74B11" w:rsidP="00EE4F20">
      <w:pPr>
        <w:snapToGrid w:val="0"/>
        <w:spacing w:line="480" w:lineRule="auto"/>
        <w:rPr>
          <w:ins w:id="2" w:author="Metherell, Tom" w:date="2022-10-05T09:45:00Z"/>
          <w:rFonts w:ascii="Arial" w:hAnsi="Arial" w:cs="Arial"/>
          <w:lang w:val="en-GB"/>
        </w:rPr>
      </w:pPr>
      <w:r w:rsidRPr="004F6D3E">
        <w:rPr>
          <w:rFonts w:ascii="Arial" w:hAnsi="Arial" w:cs="Arial"/>
          <w:lang w:val="en-GB"/>
        </w:rPr>
        <w:t xml:space="preserve">* Correspondence should be addressed to Amy Orben, MRC Cognition and Brain Sciences Unit, 15 Chaucer Road, Cambridge, CB2 7EF, UK; email: </w:t>
      </w:r>
      <w:r w:rsidR="00E632D1">
        <w:fldChar w:fldCharType="begin"/>
      </w:r>
      <w:r w:rsidR="00E632D1">
        <w:instrText xml:space="preserve"> HYPERLINK "mailto:amy.orben@mrc-cbu.cam.ac.uk" </w:instrText>
      </w:r>
      <w:r w:rsidR="00E632D1">
        <w:fldChar w:fldCharType="separate"/>
      </w:r>
      <w:r w:rsidR="00B8130C" w:rsidRPr="009D1FE6">
        <w:rPr>
          <w:rStyle w:val="Hyperlink"/>
          <w:rFonts w:ascii="Arial" w:hAnsi="Arial" w:cs="Arial"/>
          <w:lang w:val="en-GB"/>
        </w:rPr>
        <w:t>amy.orben@mrc-cbu.cam.ac.uk</w:t>
      </w:r>
      <w:r w:rsidR="00E632D1">
        <w:rPr>
          <w:rStyle w:val="Hyperlink"/>
          <w:rFonts w:ascii="Arial" w:hAnsi="Arial" w:cs="Arial"/>
          <w:lang w:val="en-GB"/>
        </w:rPr>
        <w:fldChar w:fldCharType="end"/>
      </w:r>
    </w:p>
    <w:p w14:paraId="146246A3" w14:textId="35588450" w:rsidR="00652DA2" w:rsidRDefault="007F043F" w:rsidP="00EE4F20">
      <w:pPr>
        <w:snapToGrid w:val="0"/>
        <w:spacing w:line="480" w:lineRule="auto"/>
        <w:rPr>
          <w:ins w:id="3" w:author="Metherell, Tom" w:date="2022-10-05T09:50:00Z"/>
          <w:rFonts w:ascii="Arial" w:hAnsi="Arial" w:cs="Arial"/>
          <w:vertAlign w:val="superscript"/>
          <w:lang w:val="en-GB"/>
        </w:rPr>
      </w:pPr>
      <w:ins w:id="4" w:author="Metherell, Tom" w:date="2022-10-05T09:45:00Z">
        <w:r w:rsidRPr="00B8130C">
          <w:rPr>
            <w:rFonts w:ascii="Arial" w:hAnsi="Arial" w:cs="Arial"/>
            <w:vertAlign w:val="superscript"/>
            <w:lang w:val="en-GB"/>
          </w:rPr>
          <w:t>†</w:t>
        </w:r>
        <w:r w:rsidRPr="00CE5DA2">
          <w:rPr>
            <w:rFonts w:ascii="Arial" w:hAnsi="Arial" w:cs="Arial"/>
            <w:lang w:val="en-GB"/>
          </w:rPr>
          <w:t xml:space="preserve"> </w:t>
        </w:r>
        <w:r w:rsidRPr="00556A9F">
          <w:rPr>
            <w:rFonts w:ascii="Arial" w:hAnsi="Arial" w:cs="Arial"/>
            <w:lang w:val="en-GB"/>
          </w:rPr>
          <w:t>Now at</w:t>
        </w:r>
        <w:r>
          <w:rPr>
            <w:rFonts w:ascii="Arial" w:hAnsi="Arial" w:cs="Arial"/>
            <w:lang w:val="en-GB"/>
          </w:rPr>
          <w:t xml:space="preserve"> Division of Psychology and Language Sciences, University College London, London, UK</w:t>
        </w:r>
        <w:r>
          <w:rPr>
            <w:rFonts w:ascii="Arial" w:hAnsi="Arial" w:cs="Arial"/>
            <w:vertAlign w:val="superscript"/>
            <w:lang w:val="en-GB"/>
          </w:rPr>
          <w:t xml:space="preserve"> </w:t>
        </w:r>
      </w:ins>
    </w:p>
    <w:p w14:paraId="1FD8C44F" w14:textId="53B3D486" w:rsidR="00E86E5D" w:rsidRPr="00CE5DA2" w:rsidRDefault="00E86E5D" w:rsidP="00EE4F20">
      <w:pPr>
        <w:snapToGrid w:val="0"/>
        <w:spacing w:line="480" w:lineRule="auto"/>
        <w:rPr>
          <w:rFonts w:ascii="Arial" w:hAnsi="Arial" w:cs="Arial"/>
          <w:vertAlign w:val="superscript"/>
          <w:lang w:val="en-GB"/>
        </w:rPr>
      </w:pPr>
      <w:ins w:id="5" w:author="Metherell, Tom" w:date="2022-10-05T09:50:00Z">
        <w:r w:rsidRPr="00E86E5D">
          <w:rPr>
            <w:rFonts w:ascii="Arial" w:hAnsi="Arial" w:cs="Arial"/>
            <w:vertAlign w:val="superscript"/>
            <w:lang w:val="en-GB"/>
          </w:rPr>
          <w:t>‡</w:t>
        </w:r>
        <w:r w:rsidRPr="00CE5DA2">
          <w:rPr>
            <w:rFonts w:ascii="Arial" w:hAnsi="Arial" w:cs="Arial"/>
            <w:lang w:val="en-GB"/>
          </w:rPr>
          <w:t xml:space="preserve"> </w:t>
        </w:r>
        <w:r>
          <w:rPr>
            <w:rFonts w:ascii="Arial" w:hAnsi="Arial" w:cs="Arial"/>
            <w:lang w:val="en-GB"/>
          </w:rPr>
          <w:t xml:space="preserve">Now at </w:t>
        </w:r>
      </w:ins>
      <w:ins w:id="6" w:author="Metherell, Tom" w:date="2022-10-05T09:51:00Z">
        <w:r w:rsidR="00347E8A">
          <w:rPr>
            <w:rFonts w:ascii="Arial" w:hAnsi="Arial" w:cs="Arial"/>
            <w:lang w:val="en-GB"/>
          </w:rPr>
          <w:t xml:space="preserve">Methodology and Statistics Department, </w:t>
        </w:r>
      </w:ins>
      <w:ins w:id="7" w:author="Metherell, Tom" w:date="2022-10-05T09:53:00Z">
        <w:r w:rsidR="00C3447D">
          <w:rPr>
            <w:rFonts w:ascii="Arial" w:hAnsi="Arial" w:cs="Arial"/>
            <w:lang w:val="en-GB"/>
          </w:rPr>
          <w:t xml:space="preserve">Institute of Psychology, </w:t>
        </w:r>
      </w:ins>
      <w:ins w:id="8" w:author="Metherell, Tom" w:date="2022-10-05T09:51:00Z">
        <w:r w:rsidR="00347E8A">
          <w:rPr>
            <w:rFonts w:ascii="Arial" w:hAnsi="Arial" w:cs="Arial"/>
            <w:lang w:val="en-GB"/>
          </w:rPr>
          <w:t>Leiden University, Leiden, NL</w:t>
        </w:r>
      </w:ins>
    </w:p>
    <w:p w14:paraId="70832618" w14:textId="72275237" w:rsidR="00D76CA9" w:rsidRPr="004F6D3E" w:rsidRDefault="00D76CA9" w:rsidP="00EE4F20">
      <w:pPr>
        <w:snapToGrid w:val="0"/>
        <w:spacing w:line="480" w:lineRule="auto"/>
        <w:jc w:val="center"/>
        <w:rPr>
          <w:rFonts w:ascii="Arial" w:hAnsi="Arial" w:cs="Arial"/>
          <w:b/>
          <w:bCs/>
          <w:lang w:val="en-GB"/>
        </w:rPr>
      </w:pPr>
      <w:bookmarkStart w:id="9" w:name="30j0zll" w:colFirst="0" w:colLast="0"/>
      <w:bookmarkStart w:id="10" w:name="1fob9te" w:colFirst="0" w:colLast="0"/>
      <w:bookmarkEnd w:id="9"/>
      <w:bookmarkEnd w:id="10"/>
      <w:r w:rsidRPr="004F6D3E">
        <w:rPr>
          <w:rFonts w:ascii="Arial" w:hAnsi="Arial" w:cs="Arial"/>
          <w:b/>
          <w:bCs/>
          <w:lang w:val="en-GB"/>
        </w:rPr>
        <w:lastRenderedPageBreak/>
        <w:t>Abstract</w:t>
      </w:r>
    </w:p>
    <w:p w14:paraId="05AA1A6F" w14:textId="29F4F255" w:rsidR="00AC43E8" w:rsidRPr="004F6D3E" w:rsidRDefault="00D76CA9" w:rsidP="00EE4F20">
      <w:pPr>
        <w:snapToGrid w:val="0"/>
        <w:spacing w:line="480" w:lineRule="auto"/>
        <w:rPr>
          <w:rFonts w:ascii="Arial" w:hAnsi="Arial" w:cs="Arial"/>
          <w:lang w:val="en-GB"/>
        </w:rPr>
      </w:pPr>
      <w:r w:rsidRPr="004F6D3E">
        <w:rPr>
          <w:rFonts w:ascii="Arial" w:hAnsi="Arial" w:cs="Arial"/>
          <w:lang w:val="en-GB"/>
        </w:rPr>
        <w:t>The COVID-19 pandemic and ensuing social restrictions disrupted young people’s social interactions and resulted in several periods during which school closures necessitated online learning. We hypothesise</w:t>
      </w:r>
      <w:r w:rsidR="002805C9" w:rsidRPr="004F6D3E">
        <w:rPr>
          <w:rFonts w:ascii="Arial" w:hAnsi="Arial" w:cs="Arial"/>
          <w:lang w:val="en-GB"/>
        </w:rPr>
        <w:t xml:space="preserve">d </w:t>
      </w:r>
      <w:r w:rsidRPr="004F6D3E">
        <w:rPr>
          <w:rFonts w:ascii="Arial" w:hAnsi="Arial" w:cs="Arial"/>
          <w:lang w:val="en-GB"/>
        </w:rPr>
        <w:t>that digitally excluded young people would demonstrate greater deterioration in their mental health than their digitally connected peers during this time.</w:t>
      </w:r>
      <w:r w:rsidR="00BA4EA9">
        <w:rPr>
          <w:rFonts w:ascii="Arial" w:hAnsi="Arial" w:cs="Arial"/>
          <w:b/>
          <w:bCs/>
          <w:lang w:val="en-GB"/>
        </w:rPr>
        <w:t xml:space="preserve"> </w:t>
      </w:r>
      <w:r w:rsidRPr="004F6D3E">
        <w:rPr>
          <w:rFonts w:ascii="Arial" w:hAnsi="Arial" w:cs="Arial"/>
          <w:lang w:val="en-GB"/>
        </w:rPr>
        <w:t>We analysed representative mental health data from a sample of UK 10–15-year-olds (N = 1387)</w:t>
      </w:r>
      <w:r w:rsidR="00BD50B0" w:rsidRPr="004F6D3E">
        <w:rPr>
          <w:rFonts w:ascii="Arial" w:hAnsi="Arial" w:cs="Arial"/>
          <w:lang w:val="en-GB"/>
        </w:rPr>
        <w:t xml:space="preserve"> who completed </w:t>
      </w:r>
      <w:r w:rsidR="006800AD">
        <w:rPr>
          <w:rFonts w:ascii="Arial" w:hAnsi="Arial" w:cs="Arial"/>
          <w:lang w:val="en-GB"/>
        </w:rPr>
        <w:t>a mental health inventory</w:t>
      </w:r>
      <w:r w:rsidRPr="004F6D3E">
        <w:rPr>
          <w:rFonts w:ascii="Arial" w:hAnsi="Arial" w:cs="Arial"/>
          <w:lang w:val="en-GB"/>
        </w:rPr>
        <w:t xml:space="preserve"> in 2017-19 and thrice during the pandemic (July 2020, November 2020 and March 2021). We employed longitudinal modelling to describe trajectories of adolescent mental health for participants with and without access to a computer or a good internet connection for schoolwork.</w:t>
      </w:r>
      <w:r w:rsidR="00BA4EA9">
        <w:rPr>
          <w:rFonts w:ascii="Arial" w:hAnsi="Arial" w:cs="Arial"/>
          <w:b/>
          <w:bCs/>
          <w:lang w:val="en-GB"/>
        </w:rPr>
        <w:t xml:space="preserve"> </w:t>
      </w:r>
      <w:r w:rsidRPr="004F6D3E">
        <w:rPr>
          <w:rFonts w:ascii="Arial" w:hAnsi="Arial" w:cs="Arial"/>
          <w:lang w:val="en-GB"/>
        </w:rPr>
        <w:t>Adolescent mental health</w:t>
      </w:r>
      <w:r w:rsidR="008C5C69">
        <w:rPr>
          <w:rFonts w:ascii="Arial" w:hAnsi="Arial" w:cs="Arial"/>
          <w:lang w:val="en-GB"/>
        </w:rPr>
        <w:t xml:space="preserve"> symptoms</w:t>
      </w:r>
      <w:r w:rsidRPr="004F6D3E">
        <w:rPr>
          <w:rFonts w:ascii="Arial" w:hAnsi="Arial" w:cs="Arial"/>
          <w:lang w:val="en-GB"/>
        </w:rPr>
        <w:t xml:space="preserve"> </w:t>
      </w:r>
      <w:r w:rsidR="00433A87" w:rsidRPr="004F6D3E">
        <w:rPr>
          <w:rFonts w:ascii="Arial" w:hAnsi="Arial" w:cs="Arial"/>
          <w:lang w:val="en-GB"/>
        </w:rPr>
        <w:t xml:space="preserve">rose early in </w:t>
      </w:r>
      <w:r w:rsidRPr="004F6D3E">
        <w:rPr>
          <w:rFonts w:ascii="Arial" w:hAnsi="Arial" w:cs="Arial"/>
          <w:lang w:val="en-GB"/>
        </w:rPr>
        <w:t xml:space="preserve">the </w:t>
      </w:r>
      <w:r w:rsidRPr="004F6D3E" w:rsidDel="00F738D7">
        <w:rPr>
          <w:rFonts w:ascii="Arial" w:hAnsi="Arial" w:cs="Arial"/>
          <w:lang w:val="en-GB"/>
        </w:rPr>
        <w:t xml:space="preserve">COVID-19 </w:t>
      </w:r>
      <w:r w:rsidRPr="004F6D3E">
        <w:rPr>
          <w:rFonts w:ascii="Arial" w:hAnsi="Arial" w:cs="Arial"/>
          <w:lang w:val="en-GB"/>
        </w:rPr>
        <w:t>pandemic, with the highest mean Total Difficulties score around December 2020. The worsening and</w:t>
      </w:r>
      <w:r w:rsidR="00005E97" w:rsidRPr="004F6D3E">
        <w:rPr>
          <w:rFonts w:ascii="Arial" w:hAnsi="Arial" w:cs="Arial"/>
          <w:lang w:val="en-GB"/>
        </w:rPr>
        <w:t xml:space="preserve"> subsequent</w:t>
      </w:r>
      <w:r w:rsidRPr="004F6D3E">
        <w:rPr>
          <w:rFonts w:ascii="Arial" w:hAnsi="Arial" w:cs="Arial"/>
          <w:lang w:val="en-GB"/>
        </w:rPr>
        <w:t xml:space="preserve"> recovery of mental health during the pandemic was greatly pronounced among those without access to a computer, although we did not find evidence for a similar effect among those without a good internet connection. </w:t>
      </w:r>
      <w:r w:rsidR="00BA4EA9" w:rsidRPr="000B18B3">
        <w:rPr>
          <w:rFonts w:ascii="Arial" w:hAnsi="Arial" w:cs="Arial"/>
          <w:lang w:val="en-GB"/>
        </w:rPr>
        <w:t xml:space="preserve">We conclude that </w:t>
      </w:r>
      <w:r w:rsidR="00BA4EA9" w:rsidRPr="006800AD">
        <w:rPr>
          <w:rFonts w:ascii="Arial" w:hAnsi="Arial" w:cs="Arial"/>
          <w:lang w:val="en-GB"/>
        </w:rPr>
        <w:t>l</w:t>
      </w:r>
      <w:r w:rsidR="00727980" w:rsidRPr="006800AD">
        <w:rPr>
          <w:rFonts w:ascii="Arial" w:hAnsi="Arial" w:cs="Arial"/>
          <w:lang w:val="en-GB"/>
        </w:rPr>
        <w:t>ack</w:t>
      </w:r>
      <w:r w:rsidRPr="006800AD">
        <w:rPr>
          <w:rFonts w:ascii="Arial" w:hAnsi="Arial" w:cs="Arial"/>
          <w:lang w:val="en-GB"/>
        </w:rPr>
        <w:t xml:space="preserve"> of access</w:t>
      </w:r>
      <w:r w:rsidRPr="004F6D3E">
        <w:rPr>
          <w:rFonts w:ascii="Arial" w:hAnsi="Arial" w:cs="Arial"/>
          <w:lang w:val="en-GB"/>
        </w:rPr>
        <w:t xml:space="preserve"> to a computer is a tractable risk factor that likely compounds other adversities facing children and young people during periods of social isolation</w:t>
      </w:r>
      <w:r w:rsidR="002764E7" w:rsidRPr="004F6D3E">
        <w:rPr>
          <w:rFonts w:ascii="Arial" w:hAnsi="Arial" w:cs="Arial"/>
          <w:lang w:val="en-GB"/>
        </w:rPr>
        <w:t xml:space="preserve"> or educational disruption</w:t>
      </w:r>
      <w:r w:rsidRPr="004F6D3E">
        <w:rPr>
          <w:rFonts w:ascii="Arial" w:hAnsi="Arial" w:cs="Arial"/>
          <w:lang w:val="en-GB"/>
        </w:rPr>
        <w:t>.</w:t>
      </w:r>
    </w:p>
    <w:p w14:paraId="254AAB0A" w14:textId="77777777" w:rsidR="00C5660E" w:rsidRPr="004F6D3E" w:rsidRDefault="00C5660E" w:rsidP="00EE4F20">
      <w:pPr>
        <w:snapToGrid w:val="0"/>
        <w:spacing w:line="480" w:lineRule="auto"/>
        <w:rPr>
          <w:rFonts w:ascii="Arial" w:hAnsi="Arial" w:cs="Arial"/>
          <w:lang w:val="en-GB"/>
        </w:rPr>
      </w:pPr>
    </w:p>
    <w:p w14:paraId="1E5273FE" w14:textId="22289224" w:rsidR="00D76CA9" w:rsidRPr="004F6D3E" w:rsidRDefault="00D76CA9" w:rsidP="00EE4F20">
      <w:pPr>
        <w:snapToGrid w:val="0"/>
        <w:spacing w:line="480" w:lineRule="auto"/>
        <w:jc w:val="center"/>
        <w:rPr>
          <w:rFonts w:ascii="Arial" w:hAnsi="Arial" w:cs="Arial"/>
          <w:b/>
          <w:bCs/>
          <w:lang w:val="en-GB"/>
        </w:rPr>
      </w:pPr>
      <w:r w:rsidRPr="004F6D3E">
        <w:rPr>
          <w:rFonts w:ascii="Arial" w:hAnsi="Arial" w:cs="Arial"/>
          <w:b/>
          <w:bCs/>
          <w:lang w:val="en-GB"/>
        </w:rPr>
        <w:t>Introduction</w:t>
      </w:r>
    </w:p>
    <w:p w14:paraId="5C38A5A6" w14:textId="12278D63"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Since the onset of the COVID-19 pandemic, populations around the world have experienced a noted decrease in mental health, with evidence for rising levels of anxiety, depression and psychological distresses </w:t>
      </w:r>
      <w:r w:rsidRPr="004F6D3E">
        <w:rPr>
          <w:rFonts w:ascii="Arial" w:hAnsi="Arial" w:cs="Arial"/>
          <w:lang w:val="en-GB"/>
        </w:rPr>
        <w:fldChar w:fldCharType="begin"/>
      </w:r>
      <w:r w:rsidR="008D43B1">
        <w:rPr>
          <w:rFonts w:ascii="Arial" w:hAnsi="Arial" w:cs="Arial"/>
          <w:lang w:val="en-GB"/>
        </w:rPr>
        <w:instrText xml:space="preserve"> ADDIN ZOTERO_ITEM CSL_CITATION {"citationID":"TLcNLqCG","properties":{"formattedCitation":"[1]","plainCitation":"[1]","noteIndex":0},"citationItems":[{"id":"DVDHPHIK/5V2G6Dus","uris":["http://zotero.org/users/5252180/items/DTM54ZA7"],"itemData":{"id":13136,"type":"article-journal","container-title":"Journal of Affective Disorders","DOI":"10.1016/j.jad.2020.08.001","ISSN":"01650327","journalAbbreviation":"Journal of Affective Disorders","language":"en","page":"55-64","source":"DOI.org (Crossref)","title":"Impact of COVID-19 pandemic on mental health in the general population: A systematic review","title-short":"Impact of COVID-19 pandemic on mental health in the general population","volume":"277","author":[{"family":"Xiong","given":"Jiaqi"},{"family":"Lipsitz","given":"Orly"},{"family":"Nasri","given":"Flora"},{"family":"Lui","given":"Leanna M.W."},{"family":"Gill","given":"Hartej"},{"family":"Phan","given":"Lee"},{"family":"Chen-Li","given":"David"},{"family":"Iacobucci","given":"Michelle"},{"family":"Ho","given":"Roger"},{"family":"Majeed","given":"Amna"},{"family":"McIntyre","given":"Roger S."}],"issued":{"date-parts":[["2020",12]]}}}],"schema":"https://github.com/citation-style-language/schema/raw/master/csl-citation.json"}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w:t>
      </w:r>
      <w:r w:rsidRPr="004F6D3E">
        <w:rPr>
          <w:rFonts w:ascii="Arial" w:hAnsi="Arial" w:cs="Arial"/>
          <w:lang w:val="en-GB"/>
        </w:rPr>
        <w:fldChar w:fldCharType="end"/>
      </w:r>
      <w:r w:rsidRPr="004F6D3E">
        <w:rPr>
          <w:rFonts w:ascii="Arial" w:hAnsi="Arial" w:cs="Arial"/>
          <w:lang w:val="en-GB"/>
        </w:rPr>
        <w:t xml:space="preserve">. Large-scale disruptions to work, education, leisure, and social activities, as well as additional pandemic </w:t>
      </w:r>
      <w:r w:rsidRPr="004F6D3E">
        <w:rPr>
          <w:rFonts w:ascii="Arial" w:hAnsi="Arial" w:cs="Arial"/>
          <w:lang w:val="en-GB"/>
        </w:rPr>
        <w:lastRenderedPageBreak/>
        <w:t xml:space="preserve">stresses and healthcare problems, make such a development unsurprising. Nevertheless, specific concerns have been raised about the mental health impacts of the pandemic on adolescent populations. Adolescence represents a vulnerable period for the development of mental health disorders </w:t>
      </w:r>
      <w:r w:rsidRPr="004F6D3E">
        <w:rPr>
          <w:rFonts w:ascii="Arial" w:hAnsi="Arial" w:cs="Arial"/>
          <w:lang w:val="en-GB"/>
        </w:rPr>
        <w:fldChar w:fldCharType="begin"/>
      </w:r>
      <w:r w:rsidR="008D43B1">
        <w:rPr>
          <w:rFonts w:ascii="Arial" w:hAnsi="Arial" w:cs="Arial"/>
          <w:lang w:val="en-GB"/>
        </w:rPr>
        <w:instrText xml:space="preserve"> ADDIN ZOTERO_ITEM CSL_CITATION {"citationID":"x6xIoSjS","properties":{"formattedCitation":"[2]","plainCitation":"[2]","noteIndex":0},"citationItems":[{"id":"DVDHPHIK/ZfuCrF5e","uris":["http://zotero.org/users/5252180/items/PK2NL4G7"],"itemData":{"id":13149,"type":"article-journal","container-title":"Journal of Child Psychology and Psychiatry","DOI":"10.1111/j.1469-7610.2011.02446.x","ISSN":"00219630","issue":"10","language":"en","page":"1015-1025","source":"DOI.org (Crossref)","title":"Trends in psychopathology across the adolescent years: What changes when children become adolescents, and when adolescents become adults?: Trends in psychopathology across the adolescent years","title-short":"Trends in psychopathology across the adolescent years","volume":"52","author":[{"family":"Costello","given":"E. Jane"},{"family":"Copeland","given":"William"},{"family":"Angold","given":"Adrian"}],"issued":{"date-parts":[["2011",10]]}}}],"schema":"https://github.com/citation-style-language/schema/raw/master/csl-citation.json"}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[2]</w:t>
      </w:r>
      <w:r w:rsidRPr="004F6D3E">
        <w:rPr>
          <w:rFonts w:ascii="Arial" w:hAnsi="Arial" w:cs="Arial"/>
          <w:lang w:val="en-GB"/>
        </w:rPr>
        <w:fldChar w:fldCharType="end"/>
      </w:r>
      <w:r w:rsidRPr="004F6D3E">
        <w:rPr>
          <w:rFonts w:ascii="Arial" w:hAnsi="Arial" w:cs="Arial"/>
          <w:lang w:val="en-GB"/>
        </w:rPr>
        <w:t xml:space="preserve">, </w:t>
      </w:r>
      <w:r w:rsidR="0067277C">
        <w:rPr>
          <w:rFonts w:ascii="Arial" w:hAnsi="Arial" w:cs="Arial"/>
          <w:lang w:val="en-GB"/>
        </w:rPr>
        <w:t>which</w:t>
      </w:r>
      <w:r w:rsidRPr="004F6D3E">
        <w:rPr>
          <w:rFonts w:ascii="Arial" w:hAnsi="Arial" w:cs="Arial"/>
          <w:lang w:val="en-GB"/>
        </w:rPr>
        <w:t xml:space="preserve"> can have long-lasting consequences into adulthood </w:t>
      </w:r>
      <w:r w:rsidRPr="004F6D3E">
        <w:rPr>
          <w:rFonts w:ascii="Arial" w:hAnsi="Arial" w:cs="Arial"/>
          <w:lang w:val="en-GB"/>
        </w:rPr>
        <w:fldChar w:fldCharType="begin"/>
      </w:r>
      <w:r w:rsidR="008D43B1">
        <w:rPr>
          <w:rFonts w:ascii="Arial" w:hAnsi="Arial" w:cs="Arial"/>
          <w:lang w:val="en-GB"/>
        </w:rPr>
        <w:instrText xml:space="preserve"> ADDIN ZOTERO_ITEM CSL_CITATION {"citationID":"aD56B7bD","properties":{"formattedCitation":"[3,4]","plainCitation":"[3,4]","noteIndex":0},"citationItems":[{"id":"DVDHPHIK/zUpabCxF","uris":["http://zotero.org/users/5252180/items/6T8ZPKN5"],"itemData":{"id":12825,"type":"article-journal","container-title":"International Journal of Methods in Psychiatric Research","DOI":"10.1002/mpr.1359","ISSN":"10498931","issue":"3","journalAbbreviation":"Int. J. Methods Psychiatr. Res.","language":"en","page":"169-184","source":"DOI.org (Crossref)","title":"Twelve-month and lifetime prevalence and lifetime morbid risk of anxiety and mood disorders in the United States: Anxiety and mood disorders in the United States","title-short":"Twelve-month and lifetime prevalence and lifetime morbid risk of anxiety and mood disorders in the United States","volume":"21","author":[{"family":"Kessler","given":"R. C."},{"family":"Petukhova","given":"Maria"},{"family":"Sampson","given":"Nancy A."},{"family":"Zaslavsky","given":"Alan M"},{"family":"Wittchen","given":"Hans-Ullrich"}],"issued":{"date-parts":[["2012",9]]}}},{"id":"DVDHPHIK/WJwmBXAn","uris":["http://zotero.org/users/5252180/items/LCYDZZUK"],"itemData":{"id":13147,"type":"article-journal","abstract":"Background\n              Various sources indicate that mental disorders are the leading contributor to the burden of disease among youth. An important determinant of functioning is current mental health status. This study investigated whether psychiatric history has additional predictive power when predicting individual differences in functional outcomes.\n            \n            \n              Method\n              We used data from the Dutch TRAILS study in which 1778 youths were followed from pre-adolescence into young adulthood (retention 80%). Of those, 1584 youths were successfully interviewed, at age 19, using the World Health Organization Composite International Diagnostic Interview (CIDI 3.0) to assess current and past CIDI-DSM-IV mental disorders. Four outcome domains were assessed at the same time: economic (e.g. academic achievement, social benefits, financial difficulties), social (early motherhood, interpersonal conflicts, antisocial behavior), psychological (e.g. suicidality, subjective well-being, loneliness), and health behavior (e.g. smoking, problematic alcohol, cannabis use).\n            \n            \n              Results\n              Out of the 19 outcomes, 14 were predicted by both current and past disorders, three only by past disorders (receiving social benefits, psychiatric hospitalization, adolescent motherhood), and two only by current disorder (absenteeism, obesity). Which type of disorders was most important depended on the outcome. Adjusted for current disorder, past internalizing disorders predicted in particular psychological outcomes while externalizing disorders predicted in particular health behavior outcomes. Economic and social outcomes were predicted by a history of co-morbidity of internalizing and externalizing disorder. The risk of problematic cannabis use and alcohol consumption dropped with a history of internalizing disorder.\n            \n            \n              Conclusion\n              To understand current functioning, it is necessary to examine both current and past psychiatric status.","container-title":"Psychological Medicine","DOI":"10.1017/S0033291716003445","ISSN":"0033-2917, 1469-8978","issue":"7","journalAbbreviation":"Psychol. Med.","language":"en","page":"1271-1282","source":"DOI.org (Crossref)","title":"Functional outcomes of child and adolescent mental disorders. Current disorder most important but psychiatric history matters as well","volume":"47","author":[{"family":"Ormel","given":"J."},{"family":"Oerlemans","given":"A. M."},{"family":"Raven","given":"D."},{"family":"Laceulle","given":"O. M."},{"family":"Hartman","given":"C. A."},{"family":"Veenstra","given":"R."},{"family":"Verhulst","given":"F. C."},{"family":"Vollebergh","given":"W."},{"family":"Rosmalen","given":"J. G. M."},{"family":"Reijneveld","given":"S. A."},{"family":"Oldehinkel","given":"A. J."}],"issued":{"date-parts":[["2017",5]]}}}],"schema":"https://github.com/citation-style-language/schema/raw/master/csl-citation.json"}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[3,4]</w:t>
      </w:r>
      <w:r w:rsidRPr="004F6D3E">
        <w:rPr>
          <w:rFonts w:ascii="Arial" w:hAnsi="Arial" w:cs="Arial"/>
          <w:lang w:val="en-GB"/>
        </w:rPr>
        <w:fldChar w:fldCharType="end"/>
      </w:r>
      <w:r w:rsidRPr="004F6D3E">
        <w:rPr>
          <w:rFonts w:ascii="Arial" w:hAnsi="Arial" w:cs="Arial"/>
          <w:lang w:val="en-GB"/>
        </w:rPr>
        <w:t xml:space="preserve">. The mental health of children and adolescents in the United Kingdom was already deteriorating before the pandemic, highlighted by increases in anxiety, depression and self-harm </w:t>
      </w:r>
      <w:r w:rsidRPr="004F6D3E">
        <w:rPr>
          <w:rFonts w:ascii="Arial" w:hAnsi="Arial" w:cs="Arial"/>
          <w:lang w:val="en-GB"/>
        </w:rPr>
        <w:fldChar w:fldCharType="begin"/>
      </w:r>
      <w:r w:rsidR="008D43B1">
        <w:rPr>
          <w:rFonts w:ascii="Arial" w:hAnsi="Arial" w:cs="Arial"/>
          <w:lang w:val="en-GB"/>
        </w:rPr>
        <w:instrText xml:space="preserve"> ADDIN ZOTERO_ITEM CSL_CITATION {"citationID":"CWwPaPKQ","properties":{"formattedCitation":"[5\\uc0\\u8211{}7]","plainCitation":"[5–7]","noteIndex":0},"citationItems":[{"id":"DVDHPHIK/CteF3Jrh","uris":["http://zotero.org/users/5252180/items/N8HBRXHN"],"itemData":{"id":13127,"type":"article-journal","container-title":"The Lancet Psychiatry","DOI":"10.1016/S2215-0366(19)30188-9","ISSN":"22150366","issue":"7","journalAbbreviation":"The Lancet Psychiatry","language":"en","page":"573-581","source":"DOI.org (Crossref)","title":"Prevalence of non-suicidal self-harm and service contact in England, 2000–14: repeated cross-sectional surveys of the general population","title-short":"Prevalence of non-suicidal self-harm and service contact in England, 2000–14","volume":"6","author":[{"family":"McManus","given":"Sally"},{"family":"Gunnell","given":"David"},{"family":"Cooper","given":"Claudia"},{"family":"Bebbington","given":"Paul E"},{"family":"Howard","given":"Louise M"},{"family":"Brugha","given":"Traolach"},{"family":"Jenkins","given":"Rachel"},{"family":"Hassiotis","given":"Angela"},{"family":"Weich","given":"Scott"},{"family":"Appleby","given":"Louis"}],"issued":{"date-parts":[["2019",7]]}}},{"id":"DVDHPHIK/YwkDIC0s","uris":["http://zotero.org/users/5252180/items/TZ28E2J7"],"itemData":{"id":13085,"type":"article-journal","abstract":"Abstract\n            \n              Background\n              There is a growing concern about the mental health of children and young people (CYP) in the UK, with increasing demand for counselling services, admissions for self-harm and referrals to mental health services. We investigated whether there have been similar recent trends in selected mental health outcomes among CYP in national health surveys from England, Scotland and Wales.\n            \n            \n              Methods\n              Data were analysed from 140 830 participants (4–24 years, stratified into 4–12, 13–15, 16–24 years) in 36 national surveys in England, Scotland and Wales, 1995–2014. Regression models were used to examine time trends in seven parent/self-reported variables: general health, any long-standing health condition, long-standing mental health condition; Warwick–Edinburgh Mental Wellbeing Score (WEMWBS), above-threshold Strengths and Difficulties Questionnaire Total (SDQT) score, SDQ Emotion (SDQE) score, General Health Questionnaire (GHQ) score.\n            \n            \n              Results\n              \n                Across all participants aged 4–24, long-standing mental health conditions increased in England (0.8–4.8% over 19 years), Scotland (2.3–6.0%, 11 years) and Wales (2.6–4.1%, 7 years) (all\n                p\n                &amp;lt; 0.001). Among young children (4–12 years), the proportion reporting high SDQT and SDQE scores decreased significantly among both boys and girls in England [SDQE: odds ratio (OR) 0.97 (0.96–0.98),\n                p\n                &amp;lt; 0.001] and girls in Scotland [SDQE: OR 0.96 (0.93–0.99),\n                p\n                = 0.005]. The proportion with high SDQE scores (13–15 years) decreased in England [OR 0.98 (0.96–0.99),\n                p\n                = 0.006] but increased in Wales [OR 1.07 (1.03–1.10),\n                p\n                &amp;lt; 0.001]. The proportion with high GHQ scores decreased among English women (16–24 years) [OR 0.98 (0.98–0.99),\n                p\n                = 0.002].\n              \n            \n            \n              Conclusions\n              Despite a striking increase in the reported prevalence of long-standing mental health conditions among UK CYP, there was relatively little change in questionnaire scores reflecting psychological distress and emotional well-being.","container-title":"Psychological Medicine","DOI":"10.1017/S0033291718001757","ISSN":"0033-2917, 1469-8978","issue":"08","journalAbbreviation":"Psychol. Med.","language":"en","page":"1275-1285","source":"DOI.org (Crossref)","title":"Mental health and well-being trends among children and young people in the UK, 1995–2014: analysis of repeated cross-sectional national health surveys","title-short":"Mental health and well-being trends among children and young people in the UK, 1995–2014","volume":"49","author":[{"family":"Pitchforth","given":"Jacqueline"},{"family":"Fahy","given":"Katie"},{"family":"Ford","given":"Tamsin"},{"family":"Wolpert","given":"Miranda"},{"family":"Viner","given":"Russell M."},{"family":"Hargreaves","given":"Dougal S."}],"issued":{"date-parts":[["2019",6]]}}},{"id":"DVDHPHIK/ZMeMHtbB","uris":["http://zotero.org/users/5252180/items/SRB9RDPP"],"itemData":{"id":13122,"type":"article-journal","abstract":"BACKGROUND: Child mental health problems are common. Previous studies have examined secular changes in their prevalence but have not assessed whether later outcomes have changed. We therefore aimed to test whether outcomes of child mental health problems have changed over a 40-year period.\nMETHODS: Three cohorts were utilized: The National Child Development Study (NCDS: N = 14,544, aged 7 in 1965), the Avon Longitudinal Study of Parents and Children (ALSPAC: N = 8,188, aged 7 in 1998), and the Millennium Cohort Study (MCS: N = 13,192, aged 7 in 2008). Mental health problems at age 7 were identified using the parent-reported Rutter-A scale (NCDS) and Strengths and Difficulties Questionnaire (ALSPAC and MCS). Associated outcomes were compared across cohorts: age 11 social functioning, age 16 exam attainment and age 16 mental health.\nRESULTS: Child mental health problems were common in each cohort (boys: 7.0%-9.7%; girls: 5.4%-8.4%). Child mental health problems became more strongly associated with social functioning problems (boys: NCDS OR = 1.95 (1.50, 2.53), MCS OR = 3.77 (2.89, 4.92); interaction p &lt; .001; girls: NCDS OR = 1.69 (1.22, 2.33), MCS OR = 3.99 (3.04, 5.25), interaction p &lt; .001), lower academic attainment for boys (NCDS OR = 0.49 (0.31, 0.78), ALSPAC OR = 0.30 (0.22, 0.41), interaction p = .009), and age 16 mental health problems (boys: NCDS d' = 0.55 (0.38, 0.72), ALSPAC d' = 0.95 (0.73, 1.16); interaction p = .004; girls: NCDS d' = 0.50 (0.34, 0.65), ALSPAC d' = 0.99 (0.78, 1.20); interaction p &lt; .001).\nCONCLUSIONS: Child mental health problems have become more strongly associated with negative social, educational and mental health outcomes in recent generations.","container-title":"Journal of Child Psychology and Psychiatry, and Allied Disciplines","DOI":"10.1111/jcpp.13029","ISSN":"1469-7610","issue":"7","journalAbbreviation":"J Child Psychol Psychiatry","language":"eng","note":"PMID: 30989670\nPMCID: PMC6617990","page":"813-821","source":"PubMed","title":"Cross-cohort change in adolescent outcomes for children with mental health problems","volume":"60","author":[{"family":"Sellers","given":"Ruth"},{"family":"Warne","given":"Naomi"},{"family":"Pickles","given":"Andrew"},{"family":"Maughan","given":"Barbara"},{"family":"Thapar","given":"Anita"},{"family":"Collishaw","given":"Stephan"}],"issued":{"date-parts":[["2019",7]]}}}],"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[5–7]</w:t>
      </w:r>
      <w:r w:rsidRPr="004F6D3E">
        <w:rPr>
          <w:rFonts w:ascii="Arial" w:hAnsi="Arial" w:cs="Arial"/>
          <w:lang w:val="en-GB"/>
        </w:rPr>
        <w:fldChar w:fldCharType="end"/>
      </w:r>
      <w:r w:rsidRPr="004F6D3E">
        <w:rPr>
          <w:rFonts w:ascii="Arial" w:hAnsi="Arial" w:cs="Arial"/>
          <w:lang w:val="en-GB"/>
        </w:rPr>
        <w:t xml:space="preserve">. Since the onset of the pandemic, however, the incidence of probable mental health conditions in this age group has risen further from 10.8% in 2017 to 16% in July 2020 </w:t>
      </w:r>
      <w:r w:rsidRPr="004F6D3E">
        <w:rPr>
          <w:rFonts w:ascii="Arial" w:hAnsi="Arial" w:cs="Arial"/>
          <w:lang w:val="en-GB"/>
        </w:rPr>
        <w:fldChar w:fldCharType="begin"/>
      </w:r>
      <w:r w:rsidR="008D43B1">
        <w:rPr>
          <w:rFonts w:ascii="Arial" w:hAnsi="Arial" w:cs="Arial"/>
          <w:lang w:val="en-GB"/>
        </w:rPr>
        <w:instrText xml:space="preserve"> ADDIN ZOTERO_ITEM CSL_CITATION {"citationID":"clL0WbZt","properties":{"formattedCitation":"[8]","plainCitation":"[8]","noteIndex":0},"citationItems":[{"id":"DVDHPHIK/GBYuJ7BZ","uris":["http://zotero.org/users/5252180/items/E2Z4KCGR"],"itemData":{"id":13144,"type":"article","publisher":"Health and Social Care Information Centre","title":"Mental Health of Children and Young People in England, 2020","URL":"https://files.digital.nhs.uk/CB/C41981/mhcyp_2020_rep.pdf","author":[{"family":"Vizard","given":"Tim"},{"family":"Sadler","given":"Katharine"},{"family":"Ford","given":"Tamsin"},{"family":"Newlove-Delgado","given":"Tamsin"},{"family":"McManus","given":"Sally"},{"family":"Marcheselli","given":"Franziska"},{"family":"Davis","given":"Jodie"},{"family":"Williams","given":"Tracy"},{"family":"Leach","given":"Charlotte"},{"family":"Mandalia","given":"Dhriti"},{"family":"Cartwright","given":"Cher"}],"issued":{"date-parts":[["2020"]]}}}],"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[8]</w:t>
      </w:r>
      <w:r w:rsidRPr="004F6D3E">
        <w:rPr>
          <w:rFonts w:ascii="Arial" w:hAnsi="Arial" w:cs="Arial"/>
          <w:lang w:val="en-GB"/>
        </w:rPr>
        <w:fldChar w:fldCharType="end"/>
      </w:r>
      <w:r w:rsidRPr="004F6D3E">
        <w:rPr>
          <w:rFonts w:ascii="Arial" w:hAnsi="Arial" w:cs="Arial"/>
          <w:lang w:val="en-GB"/>
        </w:rPr>
        <w:t xml:space="preserve">, a trend mirrored in other studies that found deteriorating mental health in adolescents both in the UK </w:t>
      </w:r>
      <w:r w:rsidRPr="004F6D3E">
        <w:rPr>
          <w:rFonts w:ascii="Arial" w:hAnsi="Arial" w:cs="Arial"/>
          <w:lang w:val="en-GB"/>
        </w:rPr>
        <w:fldChar w:fldCharType="begin"/>
      </w:r>
      <w:r w:rsidR="008D43B1">
        <w:rPr>
          <w:rFonts w:ascii="Arial" w:hAnsi="Arial" w:cs="Arial"/>
          <w:lang w:val="en-GB"/>
        </w:rPr>
        <w:instrText xml:space="preserve"> ADDIN ZOTERO_ITEM CSL_CITATION {"citationID":"LKAHbPn1","properties":{"formattedCitation":"[9]","plainCitation":"[9]","noteIndex":0},"citationItems":[{"id":"DVDHPHIK/kRseK6B7","uris":["http://zotero.org/users/5252180/items/DWLJDV9Y"],"itemData":{"id":13129,"type":"article-journal","container-title":"JCPP Advances","DOI":"10.1111/jcv2.12009","ISSN":"2692-9384, 2692-9384","issue":"1","journalAbbreviation":"JCPP Advances","language":"en","source":"DOI.org (Crossref)","title":"How did the mental health symptoms of children and adolescents change over early lockdown during the COVID</w:instrText>
      </w:r>
      <w:r w:rsidR="008D43B1">
        <w:rPr>
          <w:rFonts w:ascii="Cambria Math" w:hAnsi="Cambria Math" w:cs="Cambria Math"/>
          <w:lang w:val="en-GB"/>
        </w:rPr>
        <w:instrText>‐</w:instrText>
      </w:r>
      <w:r w:rsidR="008D43B1">
        <w:rPr>
          <w:rFonts w:ascii="Arial" w:hAnsi="Arial" w:cs="Arial"/>
          <w:lang w:val="en-GB"/>
        </w:rPr>
        <w:instrText xml:space="preserve">19 pandemic in the UK?","URL":"https://onlinelibrary.wiley.com/doi/10.1111/jcv2.12009","volume":"1","author":[{"family":"Waite","given":"Polly"},{"family":"Pearcey","given":"Samantha"},{"family":"Shum","given":"Adrienne"},{"family":"Raw","given":"Jasmine A. L."},{"family":"Patalay","given":"Praveetha"},{"family":"Creswell","given":"Cathy"}],"accessed":{"date-parts":[["2021",10,6]]},"issued":{"date-parts":[["2021",4]]}}}],"schema":"https://github.com/citation-style-language/schema/raw/master/csl-citation.json"}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[9]</w:t>
      </w:r>
      <w:r w:rsidRPr="004F6D3E">
        <w:rPr>
          <w:rFonts w:ascii="Arial" w:hAnsi="Arial" w:cs="Arial"/>
          <w:lang w:val="en-GB"/>
        </w:rPr>
        <w:fldChar w:fldCharType="end"/>
      </w:r>
      <w:r w:rsidRPr="004F6D3E">
        <w:rPr>
          <w:rFonts w:ascii="Arial" w:hAnsi="Arial" w:cs="Arial"/>
          <w:lang w:val="en-GB"/>
        </w:rPr>
        <w:t xml:space="preserve"> and internationally </w:t>
      </w:r>
      <w:r w:rsidRPr="004F6D3E">
        <w:rPr>
          <w:rFonts w:ascii="Arial" w:hAnsi="Arial" w:cs="Arial"/>
          <w:lang w:val="en-GB"/>
        </w:rPr>
        <w:fldChar w:fldCharType="begin"/>
      </w:r>
      <w:r w:rsidR="008D43B1">
        <w:rPr>
          <w:rFonts w:ascii="Arial" w:hAnsi="Arial" w:cs="Arial"/>
          <w:lang w:val="en-GB"/>
        </w:rPr>
        <w:instrText xml:space="preserve"> ADDIN ZOTERO_ITEM CSL_CITATION {"citationID":"PN49Tkd0","properties":{"formattedCitation":"[10]","plainCitation":"[10]","noteIndex":0},"citationItems":[{"id":"DVDHPHIK/GZDEf4Dy","uris":["http://zotero.org/users/5252180/items/WR5T9IAH"],"itemData":{"id":13134,"type":"report","abstract":"This study aimed to examine changes in depression and anxiety symptoms from before to during the first six months of the COVID-19 pandemic in a sample of 1,339 adolescents from three countries (9-18 years old, 59% female). We also examined if age, race/ethnicity, disease burden, or strictness of government restrictions moderated change in symptoms. Data from 12 longitudinal studies (10 U.S., 1 Netherlands, 1 Peru) were combined. Linear mixed effect models showed that depression symptoms increased significantly (median increase=28%), whereas anxiety symptoms remained stable overall. The most negative mental health impacts were reported by multiracial adolescents and those under ‘lockdown’ restrictions. Policy makers need to consider these impacts by investing in ways to support adolescents’ mental health during the pandemic.","genre":"preprint","note":"DOI: 10.31234/osf.io/hn7us","publisher":"PsyArXiv","source":"DOI.org (Crossref)","title":"Longitudinal change in adolescent depression and anxiety symptoms from before to during the COVID-19 pandemic: A collaborative of 12 samples from 3 countries","title-short":"Longitudinal change in adolescent depression and anxiety symptoms from before to during the COVID-19 pandemic","URL":"https://osf.io/hn7us","author":[{"family":"Barendse","given":"Marjolein"},{"family":"Flannery","given":"Jessica E."},{"family":"Cavanagh","given":"Cait"},{"family":"Aristizabal","given":"Melissa"},{"family":"Becker","given":"Stephen P."},{"family":"Berger","given":"Estelle"},{"family":"Breaux","given":"Rosanna"},{"family":"Campione-Barr","given":"Nicole"},{"family":"Church","given":"Jessica A."},{"family":"Crone","given":"Eveline"},{"family":"Dahl","given":"Ronald"},{"family":"Dennis-Tiwary","given":"Tracy A."},{"family":"Dvorsky","given":"Melissa"},{"family":"Dziura","given":"Sarah Louise"},{"family":"Groep","given":"Suzanne","non-dropping-particle":"van de"},{"family":"Ho","given":"Tiffany"},{"family":"Killoren","given":"Sarah E."},{"family":"Langberg","given":"Joshua M."},{"family":"Larguinho","given":"Tyler"},{"family":"Magis-Weinberg","given":"Lucía"},{"family":"Michalska","given":"Kalina"},{"family":"Mullins","given":"Jordan"},{"family":"Nadel","given":"Hanna"},{"family":"Porter","given":"Blaire M."},{"family":"Prinstein","given":"Mitch"},{"family":"Redcay","given":"Elizabeth"},{"family":"Rose","given":"Amanda J."},{"family":"Rote","given":"Wendy M."},{"family":"Roy","given":"Amy"},{"family":"Sweijen","given":"Sophie"},{"family":"Telzer","given":"Eva H."},{"family":"Teresi","given":"Giana Isabella"},{"family":"Thomas","given":"April Gile"},{"family":"Pfeifer","given":"Jennifer H"}],"accessed":{"date-parts":[["2021",10,6]]},"issued":{"date-parts":[["2021",2,3]]}}}],"schema":"https://github.com/citation-style-language/schema/raw/master/csl-citation.json"}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[10]</w:t>
      </w:r>
      <w:r w:rsidRPr="004F6D3E">
        <w:rPr>
          <w:rFonts w:ascii="Arial" w:hAnsi="Arial" w:cs="Arial"/>
          <w:lang w:val="en-GB"/>
        </w:rPr>
        <w:fldChar w:fldCharType="end"/>
      </w:r>
      <w:r w:rsidRPr="004F6D3E">
        <w:rPr>
          <w:rFonts w:ascii="Arial" w:hAnsi="Arial" w:cs="Arial"/>
          <w:lang w:val="en-GB"/>
        </w:rPr>
        <w:t>.</w:t>
      </w:r>
    </w:p>
    <w:p w14:paraId="0437AAFF" w14:textId="611CA8E9"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One of the most prominent disruptions to adolescent life during the COVID-19 pandemic has been the closure of schools and the increase in online schooling </w:t>
      </w:r>
      <w:r w:rsidRPr="004F6D3E">
        <w:rPr>
          <w:rFonts w:ascii="Arial" w:hAnsi="Arial" w:cs="Arial"/>
          <w:lang w:val="en-GB"/>
        </w:rPr>
        <w:fldChar w:fldCharType="begin"/>
      </w:r>
      <w:r w:rsidR="008D43B1">
        <w:rPr>
          <w:rFonts w:ascii="Arial" w:hAnsi="Arial" w:cs="Arial"/>
          <w:lang w:val="en-GB"/>
        </w:rPr>
        <w:instrText xml:space="preserve"> ADDIN ZOTERO_ITEM CSL_CITATION {"citationID":"jKEPRDWT","properties":{"formattedCitation":"[11,12]","plainCitation":"[11,12]","noteIndex":0},"citationItems":[{"id":"DVDHPHIK/fDdAW7iq","uris":["http://zotero.org/users/5252180/items/QPJZZ4VV"],"itemData":{"id":13140,"type":"article-journal","abstract":"In Spring 2020, schools in many countries had to close in response to the COVID-19 virus pandemic and move to remote teaching. This paper explores the views of pupils, parents/carers and teachers of ‘home-school’ in one Norwegian municipality, gathered through parallel online surveys in April 2020 during the peak of the COVID-19 lockdown period. It finds that adaptation happened very quickly and that home-school was well received by pupils and parents. There was more creative learning, better progress, more useful feedback and greater student independence. School leaders reported that they wanted to implement changes based on the experience of remote learning enforced by the lockdown, so that the crisis has become an opportunity for grassroots innovation.","container-title":"Improving Schools","DOI":"10.1177/1365480220958797","ISSN":"1365-4802, 1475-7583","issue":"3","journalAbbreviation":"Improving Schools","language":"en","page":"209-222","source":"DOI.org (Crossref)","title":"Learning from the COVID-19 home-schooling experience: Listening to pupils, parents/carers and teachers","title-short":"Learning from the COVID-19 home-schooling experience","volume":"23","author":[{"family":"Bubb","given":"Sara"},{"family":"Jones","given":"Mari-Ana"}],"issued":{"date-parts":[["2020",11]]}}},{"id":"DVDHPHIK/9yeVumCn","uris":["http://zotero.org/users/5252180/items/APXMHRKK"],"itemData":{"id":13138,"type":"article-journal","abstract":"Educational institutions (schools, colleges, and universities) in India are currently based only on traditional methods of learning, that is, they follow the traditional set up of face-to-face lectures in a classroom. Although many academic units have also started blended learning, still a lot of them are stuck with old procedures. The sudden outbreak of a deadly disease called Covid-19 caused by a Corona Virus (SARS-CoV-2) shook the entire world. The World Health Organization declared it as a pandemic. This situation challenged the education system across the world and forced educators to shift to an online mode of teaching overnight. Many academic institutions that were earlier reluctant to change their traditional pedagogical approach had no option but to shift entirely to online teaching–learning. The article includes the importance of online learning and Strengths, Weaknesses, Opportunities, &amp; Challenges (SWOC) analysis of e-learning modes in the time of crisis. This article also put some light on the growth of EdTech Start-ups during the time of pandemic and natural disasters and includes suggestions for academic institutions of how to deal with challenges associated with online learning.","container-title":"Journal of Educational Technology Systems","DOI":"10.1177/0047239520934018","ISSN":"0047-2395, 1541-3810","issue":"1","journalAbbreviation":"Journal of Educational Technology Systems","language":"en","page":"5-22","source":"DOI.org (Crossref)","title":"Online Learning: A Panacea in the Time of COVID-19 Crisis","title-short":"Online Learning","volume":"49","author":[{"family":"Dhawan","given":"Shivangi"}],"issued":{"date-parts":[["2020",9]]}}}],"schema":"https://github.com/citation-style-language/schema/raw/master/csl-citation.json"}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[11,12]</w:t>
      </w:r>
      <w:r w:rsidRPr="004F6D3E">
        <w:rPr>
          <w:rFonts w:ascii="Arial" w:hAnsi="Arial" w:cs="Arial"/>
          <w:lang w:val="en-GB"/>
        </w:rPr>
        <w:fldChar w:fldCharType="end"/>
      </w:r>
      <w:r w:rsidRPr="004F6D3E">
        <w:rPr>
          <w:rFonts w:ascii="Arial" w:hAnsi="Arial" w:cs="Arial"/>
          <w:lang w:val="en-GB"/>
        </w:rPr>
        <w:t xml:space="preserve">. While school closures caused educational disruptions experienced by most adolescents </w:t>
      </w:r>
      <w:r w:rsidRPr="004F6D3E">
        <w:rPr>
          <w:rFonts w:ascii="Arial" w:hAnsi="Arial" w:cs="Arial"/>
          <w:lang w:val="en-GB"/>
        </w:rPr>
        <w:fldChar w:fldCharType="begin"/>
      </w:r>
      <w:r w:rsidR="00833306" w:rsidRPr="004F6D3E">
        <w:rPr>
          <w:rFonts w:ascii="Arial" w:hAnsi="Arial" w:cs="Arial"/>
          <w:lang w:val="en-GB"/>
        </w:rPr>
        <w:instrText xml:space="preserve"> ADDIN ZOTERO_ITEM CSL_CITATION {"citationID":"wgT4iRfO","properties":{"formattedCitation":"[13]","plainCitation":"[13]","noteIndex":0},"citationItems":[{"id":465,"uris":["http://zotero.org/users/9258933/items/FHMICU53"],"itemData":{"id":465,"type":"webpage","abstract":"This report provides an update to Does Money Affect Children’s Outcomes?: A Systematic Review, published in October 2013. Using systematic search approaches, we review the literature examining the relationship between household financial resources and children’s outcomes, focusing on OECD countries and on the last fifty years. We include studies looking at children’s health, cognitive development and social, emotional and behavioural development, as well as studies on relevant intermediate outcomes, including the home environment and maternal mental health and health behaviours. Studies are only included if they use methods that allow us to reach conclusions about causal relationships: this includes randomised controlled experiments, quasi-experimental situations, and longitudinal studies tracking both financial resources and outcomes over time. The update adds 27 new studies to the 34 in the original review, and slightly expands the country coverage, although the evidence base remains heavily US-focused. The studies provide strong evidence that income has causal effects on a wide range of children’s outcomes, especially in households on low incomes to begin with. We conclude that reducing income poverty can be expected to have a significant impact on children’s environment and on their development.","genre":"Monograph","language":"eng","note":"ISSN: 1460-5023\nissue: 203\nnumber-of-pages: 41\nnumber: 203\npage: 1-41\npublisher-place: London, UK\npublisher: Centre for Analysis of Social Exclusion, The London School of Economics and Political Science","title":"Does Money Affect Children’s Outcomes? An update","title-short":"Does Money Affect Children’s Outcomes?","URL":"https://sticerd.lse.ac.uk/CASE/_NEW/PUBLICATIONS/abstract/?index=5662","author":[{"family":"Cooper","given":"Kerris"},{"family":"Stewart","given":"Kitty"}],"accessed":{"date-parts":[["2021",11,5]]},"issued":{"date-parts":[["2017",7]]}}}],"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[13]</w:t>
      </w:r>
      <w:r w:rsidRPr="004F6D3E">
        <w:rPr>
          <w:rFonts w:ascii="Arial" w:hAnsi="Arial" w:cs="Arial"/>
          <w:lang w:val="en-GB"/>
        </w:rPr>
        <w:fldChar w:fldCharType="end"/>
      </w:r>
      <w:r w:rsidRPr="004F6D3E">
        <w:rPr>
          <w:rFonts w:ascii="Arial" w:hAnsi="Arial" w:cs="Arial"/>
          <w:lang w:val="en-GB"/>
        </w:rPr>
        <w:t xml:space="preserve">, their impact was not felt equally. For those adolescents who were digitally excluded, </w:t>
      </w:r>
      <w:r w:rsidR="004C6595">
        <w:rPr>
          <w:rFonts w:ascii="Arial" w:hAnsi="Arial" w:cs="Arial"/>
          <w:lang w:val="en-GB"/>
        </w:rPr>
        <w:t>for example through</w:t>
      </w:r>
      <w:r w:rsidRPr="004F6D3E">
        <w:rPr>
          <w:rFonts w:ascii="Arial" w:hAnsi="Arial" w:cs="Arial"/>
          <w:lang w:val="en-GB"/>
        </w:rPr>
        <w:t xml:space="preserve"> lacking access to a computer or internet connection needed to successfully partake in online education, educational disruptions were much greater </w:t>
      </w:r>
      <w:r w:rsidRPr="004F6D3E">
        <w:rPr>
          <w:rFonts w:ascii="Arial" w:hAnsi="Arial" w:cs="Arial"/>
          <w:lang w:val="en-GB"/>
        </w:rPr>
        <w:fldChar w:fldCharType="begin"/>
      </w:r>
      <w:r w:rsidR="008D43B1">
        <w:rPr>
          <w:rFonts w:ascii="Arial" w:hAnsi="Arial" w:cs="Arial"/>
          <w:lang w:val="en-GB"/>
        </w:rPr>
        <w:instrText xml:space="preserve"> ADDIN ZOTERO_ITEM CSL_CITATION {"citationID":"s4mQX4xJ","properties":{"formattedCitation":"[14]","plainCitation":"[14]","noteIndex":0},"citationItems":[{"id":"DVDHPHIK/P2d1me2l","uris":["http://zotero.org/users/5252180/items/SY56DL8D"],"itemData":{"id":13142,"type":"article","publisher":"Sutton Trust","title":"COVID-19 and social mobility impact brief #1: school shutdown","author":[{"family":"Cullinane","given":"C"},{"family":"Montacute","given":"R."}],"issued":{"date-parts":[["2020"]]}}}],"schema":"https://github.com/citation-style-language/schema/raw/master/csl-citation.json"}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[14]</w:t>
      </w:r>
      <w:r w:rsidRPr="004F6D3E">
        <w:rPr>
          <w:rFonts w:ascii="Arial" w:hAnsi="Arial" w:cs="Arial"/>
          <w:lang w:val="en-GB"/>
        </w:rPr>
        <w:fldChar w:fldCharType="end"/>
      </w:r>
      <w:r w:rsidRPr="004F6D3E">
        <w:rPr>
          <w:rFonts w:ascii="Arial" w:hAnsi="Arial" w:cs="Arial"/>
          <w:lang w:val="en-GB"/>
        </w:rPr>
        <w:t xml:space="preserve">. For example, in a UK sample, 30% of school students from middle-class homes reported taking part in live or recorded school lessons daily, while only 16% of students from working-class homes reported doing so </w:t>
      </w:r>
      <w:r w:rsidRPr="004F6D3E">
        <w:rPr>
          <w:rFonts w:ascii="Arial" w:hAnsi="Arial" w:cs="Arial"/>
          <w:lang w:val="en-GB"/>
        </w:rPr>
        <w:fldChar w:fldCharType="begin"/>
      </w:r>
      <w:r w:rsidR="008D43B1">
        <w:rPr>
          <w:rFonts w:ascii="Arial" w:hAnsi="Arial" w:cs="Arial"/>
          <w:lang w:val="en-GB"/>
        </w:rPr>
        <w:instrText xml:space="preserve"> ADDIN ZOTERO_ITEM CSL_CITATION {"citationID":"grdv5Gqc","properties":{"formattedCitation":"[14]","plainCitation":"[14]","noteIndex":0},"citationItems":[{"id":"DVDHPHIK/P2d1me2l","uris":["http://zotero.org/users/5252180/items/SY56DL8D"],"itemData":{"id":13142,"type":"article","publisher":"Sutton Trust","title":"COVID-19 and social mobility impact brief #1: school shutdown","author":[{"family":"Cullinane","given":"C"},{"family":"Montacute","given":"R."}],"issued":{"date-parts":[["2020"]]}}}],"schema":"https://github.com/citation-style-language/schema/raw/master/csl-citation.json"}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[14]</w:t>
      </w:r>
      <w:r w:rsidRPr="004F6D3E">
        <w:rPr>
          <w:rFonts w:ascii="Arial" w:hAnsi="Arial" w:cs="Arial"/>
          <w:lang w:val="en-GB"/>
        </w:rPr>
        <w:fldChar w:fldCharType="end"/>
      </w:r>
      <w:r w:rsidRPr="004F6D3E">
        <w:rPr>
          <w:rFonts w:ascii="Arial" w:hAnsi="Arial" w:cs="Arial"/>
          <w:lang w:val="en-GB"/>
        </w:rPr>
        <w:t xml:space="preserve">. Prior research has shown that educational disruption can negatively impact adolescent mental health </w:t>
      </w:r>
      <w:r w:rsidRPr="004F6D3E">
        <w:rPr>
          <w:rFonts w:ascii="Arial" w:hAnsi="Arial" w:cs="Arial"/>
          <w:lang w:val="en-GB"/>
        </w:rPr>
        <w:fldChar w:fldCharType="begin"/>
      </w:r>
      <w:r w:rsidR="00833306" w:rsidRPr="004F6D3E">
        <w:rPr>
          <w:rFonts w:ascii="Arial" w:hAnsi="Arial" w:cs="Arial"/>
          <w:lang w:val="en-GB"/>
        </w:rPr>
        <w:instrText xml:space="preserve"> ADDIN ZOTERO_ITEM CSL_CITATION {"citationID":"dSWFl1nC","properties":{"formattedCitation":"[15]","plainCitation":"[15]","noteIndex":0},"citationItems":[{"id":477,"uris":["http://zotero.org/users/9258933/items/UG5KXXB8"],"itemData":{"id":477,"type":"article-journal","container-title":"The Lancet Child &amp; Adolescent Health","DOI":"10.1016/S2352-4642(20)30095-X","ISSN":"2352-4642, 2352-4650","issue":"5","journalAbbreviation":"The Lancet Child &amp; Adolescent Health","language":"English","note":"publisher: Elsevier\nPMID: 32272089","page":"397-404","source":"www.thelancet.com","title":"School closure and management practices during coronavirus outbreaks including COVID-19: a rapid systematic review","title-short":"School closure and management practices during coronavirus outbreaks including COVID-19","volume":"4","author":[{"family":"Viner","given":"Russell M."},{"family":"Russell","given":"Simon J."},{"family":"Croker","given":"Helen"},{"family":"Packer","given":"Jessica"},{"family":"Ward","given":"Joseph"},{"family":"Stansfield","given":"Claire"},{"family":"Mytton","given":"Oliver"},{"family":"Bonell","given":"Chris"},{"family":"Booy","given":"Robert"}],"issued":{"date-parts":[["2020",5,1]]}}}],"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[15]</w:t>
      </w:r>
      <w:r w:rsidRPr="004F6D3E">
        <w:rPr>
          <w:rFonts w:ascii="Arial" w:hAnsi="Arial" w:cs="Arial"/>
          <w:lang w:val="en-GB"/>
        </w:rPr>
        <w:fldChar w:fldCharType="end"/>
      </w:r>
      <w:r w:rsidRPr="004F6D3E">
        <w:rPr>
          <w:rFonts w:ascii="Arial" w:hAnsi="Arial" w:cs="Arial"/>
          <w:lang w:val="en-GB"/>
        </w:rPr>
        <w:t>, and this may have resulted in negative impacts on adolescents’ mental health outcomes during the pandemic.</w:t>
      </w:r>
      <w:r w:rsidR="00DC4C67">
        <w:rPr>
          <w:rFonts w:ascii="Arial" w:hAnsi="Arial" w:cs="Arial"/>
          <w:lang w:val="en-GB"/>
        </w:rPr>
        <w:t xml:space="preserve"> In particular, school routines can serve as </w:t>
      </w:r>
      <w:r w:rsidR="00E05DA4">
        <w:rPr>
          <w:rFonts w:ascii="Arial" w:hAnsi="Arial" w:cs="Arial"/>
          <w:lang w:val="en-GB"/>
        </w:rPr>
        <w:t>coping mechanisms in the face of mental health issues in adolescents, and</w:t>
      </w:r>
      <w:r w:rsidR="005371DC">
        <w:rPr>
          <w:rFonts w:ascii="Arial" w:hAnsi="Arial" w:cs="Arial"/>
          <w:lang w:val="en-GB"/>
        </w:rPr>
        <w:t xml:space="preserve"> therefore disruption of these routines may negatively impact </w:t>
      </w:r>
      <w:r w:rsidR="005371DC">
        <w:rPr>
          <w:rFonts w:ascii="Arial" w:hAnsi="Arial" w:cs="Arial"/>
          <w:lang w:val="en-GB"/>
        </w:rPr>
        <w:lastRenderedPageBreak/>
        <w:t>adolescent mental health</w:t>
      </w:r>
      <w:r w:rsidR="003B4714">
        <w:rPr>
          <w:rFonts w:ascii="Arial" w:hAnsi="Arial" w:cs="Arial"/>
          <w:lang w:val="en-GB"/>
        </w:rPr>
        <w:t xml:space="preserve"> </w:t>
      </w:r>
      <w:r w:rsidR="00CD2815">
        <w:rPr>
          <w:rFonts w:ascii="Arial" w:hAnsi="Arial" w:cs="Arial"/>
          <w:lang w:val="en-GB"/>
        </w:rPr>
        <w:fldChar w:fldCharType="begin"/>
      </w:r>
      <w:r w:rsidR="00CD2815">
        <w:rPr>
          <w:rFonts w:ascii="Arial" w:hAnsi="Arial" w:cs="Arial"/>
          <w:lang w:val="en-GB"/>
        </w:rPr>
        <w:instrText xml:space="preserve"> ADDIN ZOTERO_ITEM CSL_CITATION {"citationID":"QhLJhyrV","properties":{"formattedCitation":"[16]","plainCitation":"[16]","noteIndex":0},"citationItems":[{"id":959,"uris":["http://zotero.org/users/9258933/items/UHV9UFZ8"],"itemData":{"id":959,"type":"article-journal","container-title":"The Lancet Child &amp; Adolescent Health","DOI":"10.1016/S2352-4642(20)30109-7","ISSN":"2352-4642, 2352-4650","issue":"6","journalAbbreviation":"The Lancet Child &amp; Adolescent Health","language":"English","note":"publisher: Elsevier\nPMID: 32302537","page":"421","source":"www.thelancet.com","title":"Mental health effects of school closures during COVID-19","volume":"4","author":[{"family":"Lee","given":"Joyce"}],"issued":{"date-parts":[["2020",6,1]]}}}],"schema":"https://github.com/citation-style-language/schema/raw/master/csl-citation.json"} </w:instrText>
      </w:r>
      <w:r w:rsidR="00CD2815">
        <w:rPr>
          <w:rFonts w:ascii="Arial" w:hAnsi="Arial" w:cs="Arial"/>
          <w:lang w:val="en-GB"/>
        </w:rPr>
        <w:fldChar w:fldCharType="separate"/>
      </w:r>
      <w:r w:rsidR="00CD2815" w:rsidRPr="00CD2815">
        <w:rPr>
          <w:rFonts w:ascii="Arial" w:hAnsi="Arial" w:cs="Arial"/>
        </w:rPr>
        <w:t>[16]</w:t>
      </w:r>
      <w:r w:rsidR="00CD2815">
        <w:rPr>
          <w:rFonts w:ascii="Arial" w:hAnsi="Arial" w:cs="Arial"/>
          <w:lang w:val="en-GB"/>
        </w:rPr>
        <w:fldChar w:fldCharType="end"/>
      </w:r>
      <w:r w:rsidR="005371DC">
        <w:rPr>
          <w:rFonts w:ascii="Arial" w:hAnsi="Arial" w:cs="Arial"/>
          <w:lang w:val="en-GB"/>
        </w:rPr>
        <w:t>. T</w:t>
      </w:r>
      <w:r w:rsidR="00604882">
        <w:rPr>
          <w:rFonts w:ascii="Arial" w:hAnsi="Arial" w:cs="Arial"/>
          <w:lang w:val="en-GB"/>
        </w:rPr>
        <w:t xml:space="preserve">he closure of schools may also </w:t>
      </w:r>
      <w:r w:rsidR="00D73554">
        <w:rPr>
          <w:rFonts w:ascii="Arial" w:hAnsi="Arial" w:cs="Arial"/>
          <w:lang w:val="en-GB"/>
        </w:rPr>
        <w:t>obstruct access to mental health support</w:t>
      </w:r>
      <w:r w:rsidR="00CD2815">
        <w:rPr>
          <w:rFonts w:ascii="Arial" w:hAnsi="Arial" w:cs="Arial"/>
          <w:lang w:val="en-GB"/>
        </w:rPr>
        <w:t>,</w:t>
      </w:r>
      <w:r w:rsidR="004856C5">
        <w:rPr>
          <w:rFonts w:ascii="Arial" w:hAnsi="Arial" w:cs="Arial"/>
          <w:lang w:val="en-GB"/>
        </w:rPr>
        <w:t xml:space="preserve"> particularly among socioeconomically disadvantaged students and ethnic minorities </w:t>
      </w:r>
      <w:r w:rsidR="00B062DB">
        <w:rPr>
          <w:rFonts w:ascii="Arial" w:hAnsi="Arial" w:cs="Arial"/>
          <w:lang w:val="en-GB"/>
        </w:rPr>
        <w:fldChar w:fldCharType="begin"/>
      </w:r>
      <w:r w:rsidR="00C37238">
        <w:rPr>
          <w:rFonts w:ascii="Arial" w:hAnsi="Arial" w:cs="Arial"/>
          <w:lang w:val="en-GB"/>
        </w:rPr>
        <w:instrText xml:space="preserve"> ADDIN ZOTERO_ITEM CSL_CITATION {"citationID":"PK1CagLO","properties":{"formattedCitation":"[17]","plainCitation":"[17]","noteIndex":0},"citationItems":[{"id":961,"uris":["http://zotero.org/users/9258933/items/IZSARPF9"],"itemData":{"id":961,"type":"article-journal","abstract":"Objective The coronavirus 19 (COVID-19) pandemic resulted in educational disruption of historic breadth and duration. The authors describe early studies and interim standardized assessment reports to highlight effects of educational disruption and present critical questions for neuropsychologists.Method A summary of pre-pandemic and interim literature was compiled, including analyses of national and local assessment data and preliminary studies on academic gains related to remote learning, educational and school services disruption, chronic absenteeism, and child and adolescent mental and physical health during 2020–2021. Ten major themes were identified in the early reports on impacts of educational disruption.Results Preliminary information indicates prolonged educational disruption has resulted in attenuated learning gains, most remarkably for those already at risk for educational disparities: students of color, students with disabilities, English learners, and students from low-income households. There have also been increased mental and physical health challenges for some youth during the pandemic. Other literature highlights challenges such as diagnosis of learning disabilities, reliance on normative data and development of academic recovery programs.Conclusion The effects of prolonged educational disruption and psychological stressors on learning and mental health should be considered in the neuropsychological evaluation of children and adolescents, especially marginalized students. Normative data collected prior to the pandemic may be insufficient for interpretation of scores, and evaluation and treatment may be delayed due to backlog and increased demand. Clinical practice considerations are presented.","container-title":"The Clinical Neuropsychologist","DOI":"10.1080/13854046.2021.1970230","ISSN":"1385-4046","issue":"1","note":"publisher: Routledge\n_eprint: https://doi.org/10.1080/13854046.2021.1970230\nPMID: 34495815","page":"45-71","source":"Taylor and Francis+NEJM","title":"The impact of COVID-19 related educational disruption on children and adolescents: An interim data summary and commentary on ten considerations for neuropsychological practice","title-short":"The impact of COVID-19 related educational disruption on children and adolescents","volume":"36","author":[{"family":"Colvin","given":"Mary K."},{"family":"Reesman","given":"Jennifer"},{"family":"Glen","given":"Tannahill"}],"issued":{"date-parts":[["2022",1,2]]}}}],"schema":"https://github.com/citation-style-language/schema/raw/master/csl-citation.json"} </w:instrText>
      </w:r>
      <w:r w:rsidR="00B062DB">
        <w:rPr>
          <w:rFonts w:ascii="Arial" w:hAnsi="Arial" w:cs="Arial"/>
          <w:lang w:val="en-GB"/>
        </w:rPr>
        <w:fldChar w:fldCharType="separate"/>
      </w:r>
      <w:r w:rsidR="00B062DB" w:rsidRPr="00B062DB">
        <w:rPr>
          <w:rFonts w:ascii="Arial" w:hAnsi="Arial" w:cs="Arial"/>
        </w:rPr>
        <w:t>[17]</w:t>
      </w:r>
      <w:r w:rsidR="00B062DB">
        <w:rPr>
          <w:rFonts w:ascii="Arial" w:hAnsi="Arial" w:cs="Arial"/>
          <w:lang w:val="en-GB"/>
        </w:rPr>
        <w:fldChar w:fldCharType="end"/>
      </w:r>
      <w:r w:rsidR="00542C0B">
        <w:rPr>
          <w:rFonts w:ascii="Arial" w:hAnsi="Arial" w:cs="Arial"/>
          <w:lang w:val="en-GB"/>
        </w:rPr>
        <w:t xml:space="preserve">. </w:t>
      </w:r>
    </w:p>
    <w:p w14:paraId="66A7BC5F" w14:textId="32C91AB2" w:rsidR="00D76CA9" w:rsidRPr="004F6D3E" w:rsidRDefault="00D76CA9" w:rsidP="00EE4F20">
      <w:pPr>
        <w:snapToGrid w:val="0"/>
        <w:spacing w:line="480" w:lineRule="auto"/>
        <w:rPr>
          <w:rFonts w:ascii="Arial" w:hAnsi="Arial" w:cs="Arial"/>
          <w:lang w:val="en-GB"/>
        </w:rPr>
      </w:pPr>
      <w:r w:rsidRPr="7F9AA2D2">
        <w:rPr>
          <w:rFonts w:ascii="Arial" w:hAnsi="Arial" w:cs="Arial"/>
          <w:lang w:val="en-GB"/>
        </w:rPr>
        <w:t>COVID-19 and the subsequent lockdown measures</w:t>
      </w:r>
      <w:r w:rsidR="006A4E54" w:rsidRPr="7F9AA2D2">
        <w:rPr>
          <w:rFonts w:ascii="Arial" w:hAnsi="Arial" w:cs="Arial"/>
          <w:lang w:val="en-GB"/>
        </w:rPr>
        <w:t xml:space="preserve"> (including school closures) also</w:t>
      </w:r>
      <w:r w:rsidRPr="7F9AA2D2">
        <w:rPr>
          <w:rFonts w:ascii="Arial" w:hAnsi="Arial" w:cs="Arial"/>
          <w:lang w:val="en-GB"/>
        </w:rPr>
        <w:t xml:space="preserve"> brought with them a curtailing of general social contact and widespread social disruption. At times when in-person peer interaction was cut to a minimum, online and digital forms of interaction with peers (e.g., through </w:t>
      </w:r>
      <w:r w:rsidR="00F872F7" w:rsidRPr="7F9AA2D2">
        <w:rPr>
          <w:rFonts w:ascii="Arial" w:hAnsi="Arial" w:cs="Arial"/>
          <w:lang w:val="en-GB"/>
        </w:rPr>
        <w:t>online schooling</w:t>
      </w:r>
      <w:r w:rsidRPr="7F9AA2D2">
        <w:rPr>
          <w:rFonts w:ascii="Arial" w:hAnsi="Arial" w:cs="Arial"/>
          <w:lang w:val="en-GB"/>
        </w:rPr>
        <w:t xml:space="preserve"> or social media) might have helped buffer some of these social disruptions </w:t>
      </w:r>
      <w:r w:rsidRPr="7F9AA2D2">
        <w:rPr>
          <w:rFonts w:ascii="Arial" w:hAnsi="Arial" w:cs="Arial"/>
          <w:lang w:val="en-GB"/>
        </w:rPr>
        <w:fldChar w:fldCharType="begin"/>
      </w:r>
      <w:r w:rsidR="008D43B1">
        <w:rPr>
          <w:rFonts w:ascii="Arial" w:hAnsi="Arial" w:cs="Arial"/>
          <w:lang w:val="en-GB"/>
        </w:rPr>
        <w:instrText xml:space="preserve"> ADDIN ZOTERO_ITEM CSL_CITATION {"citationID":"XNpD7IDb","properties":{"formattedCitation":"[18,19]","plainCitation":"[18,19]","noteIndex":0},"citationItems":[{"id":"DVDHPHIK/lG1QnDau","uris":["http://zotero.org/users/5252180/items/245XRRQY"],"itemData":{"id":12980,"type":"report","event-place":"London","publisher":"Ofcom","publisher-place":"London","title":"Ofcom Children's Media Lives: Life in Lockdown","author":[{"family":"Ofcom","given":""}],"issued":{"date-parts":[["2020",8]]}}},{"id":"DVDHPHIK/kTybji4c","uris":["http://zotero.org/users/5252180/items/SP8ZQ44N"],"itemData":{"id":12894,"type":"article-journal","container-title":"The Lancet Child &amp; Adolescent Health","DOI":"10.1016/S2352-4642(20)30186-3","ISSN":"23524642","issue":"8","journalAbbreviation":"The Lancet Child &amp; Adolescent Health","language":"en","page":"634-640","source":"DOI.org (Crossref)","title":"The effects of social deprivation on adolescent development and mental health","volume":"4","author":[{"family":"Orben","given":"Amy"},{"family":"Tomova","given":"Livia"},{"family":"Blakemore","given":"Sarah-Jayne"}],"issued":{"date-parts":[["2020",8]]}}}],"schema":"https://github.com/citation-style-language/schema/raw/master/csl-citation.json"} </w:instrText>
      </w:r>
      <w:r w:rsidRPr="7F9AA2D2">
        <w:rPr>
          <w:rFonts w:ascii="Arial" w:hAnsi="Arial" w:cs="Arial"/>
          <w:lang w:val="en-GB"/>
        </w:rPr>
        <w:fldChar w:fldCharType="separate"/>
      </w:r>
      <w:r w:rsidR="00B062DB" w:rsidRPr="7F9AA2D2">
        <w:rPr>
          <w:rFonts w:ascii="Arial" w:hAnsi="Arial" w:cs="Arial"/>
        </w:rPr>
        <w:t>[18,19]</w:t>
      </w:r>
      <w:r w:rsidRPr="7F9AA2D2">
        <w:rPr>
          <w:rFonts w:ascii="Arial" w:hAnsi="Arial" w:cs="Arial"/>
          <w:lang w:val="en-GB"/>
        </w:rPr>
        <w:fldChar w:fldCharType="end"/>
      </w:r>
      <w:r w:rsidRPr="7F9AA2D2">
        <w:rPr>
          <w:rFonts w:ascii="Arial" w:hAnsi="Arial" w:cs="Arial"/>
          <w:lang w:val="en-GB"/>
        </w:rPr>
        <w:t xml:space="preserve">. Lack of access to the technologies necessary to support online interactions </w:t>
      </w:r>
      <w:r w:rsidR="00CD4AAB" w:rsidRPr="7F9AA2D2">
        <w:rPr>
          <w:rFonts w:ascii="Arial" w:hAnsi="Arial" w:cs="Arial"/>
          <w:lang w:val="en-GB"/>
        </w:rPr>
        <w:t xml:space="preserve">in a schooling context </w:t>
      </w:r>
      <w:r w:rsidRPr="7F9AA2D2">
        <w:rPr>
          <w:rFonts w:ascii="Arial" w:hAnsi="Arial" w:cs="Arial"/>
          <w:lang w:val="en-GB"/>
        </w:rPr>
        <w:t xml:space="preserve">could have led to negative mental health consequences, especially as adolescent cognitive, biological and social development makes them more sensitive to limitations in social contact and decreases in peer interaction </w:t>
      </w:r>
      <w:r w:rsidRPr="7F9AA2D2">
        <w:rPr>
          <w:rFonts w:ascii="Arial" w:hAnsi="Arial" w:cs="Arial"/>
          <w:lang w:val="en-GB"/>
        </w:rPr>
        <w:fldChar w:fldCharType="begin"/>
      </w:r>
      <w:r w:rsidR="008D43B1">
        <w:rPr>
          <w:rFonts w:ascii="Arial" w:hAnsi="Arial" w:cs="Arial"/>
          <w:lang w:val="en-GB"/>
        </w:rPr>
        <w:instrText xml:space="preserve"> ADDIN ZOTERO_ITEM CSL_CITATION {"citationID":"eTHwsSt0","properties":{"formattedCitation":"[20]","plainCitation":"[20]","noteIndex":0},"citationItems":[{"id":"DVDHPHIK/F3DmXjLf","uris":["http://zotero.org/users/5252180/items/97XA6FUS"],"itemData":{"id":11571,"type":"article-journal","container-title":"Lancet","DOI":"10.1016/S0140-6736(19)31013-X","ISSN":"1474-547X","issue":"10185","note":"PMID: 31106741\npublisher: Elsevier\nCitation Key: Blakemore2019","page":"2030-2031","title":"Adolescence and mental health.","volume":"393","author":[{"family":"Blakemore","given":"Sarah-Jayne"}],"issued":{"date-parts":[["2019",5,18]]}}}],"schema":"https://github.com/citation-style-language/schema/raw/master/csl-citation.json"} </w:instrText>
      </w:r>
      <w:r w:rsidRPr="7F9AA2D2">
        <w:rPr>
          <w:rFonts w:ascii="Arial" w:hAnsi="Arial" w:cs="Arial"/>
          <w:lang w:val="en-GB"/>
        </w:rPr>
        <w:fldChar w:fldCharType="separate"/>
      </w:r>
      <w:r w:rsidR="00B062DB" w:rsidRPr="7F9AA2D2">
        <w:rPr>
          <w:rFonts w:ascii="Arial" w:hAnsi="Arial" w:cs="Arial"/>
        </w:rPr>
        <w:t>[20]</w:t>
      </w:r>
      <w:r w:rsidRPr="7F9AA2D2">
        <w:rPr>
          <w:rFonts w:ascii="Arial" w:hAnsi="Arial" w:cs="Arial"/>
          <w:lang w:val="en-GB"/>
        </w:rPr>
        <w:fldChar w:fldCharType="end"/>
      </w:r>
      <w:r w:rsidRPr="7F9AA2D2">
        <w:rPr>
          <w:rFonts w:ascii="Arial" w:hAnsi="Arial" w:cs="Arial"/>
          <w:lang w:val="en-GB"/>
        </w:rPr>
        <w:t xml:space="preserve">. We therefore examined whether </w:t>
      </w:r>
      <w:r w:rsidR="0067277C" w:rsidRPr="7F9AA2D2">
        <w:rPr>
          <w:rFonts w:ascii="Arial" w:hAnsi="Arial" w:cs="Arial"/>
          <w:lang w:val="en-GB"/>
        </w:rPr>
        <w:t xml:space="preserve">lack of access to </w:t>
      </w:r>
      <w:r w:rsidR="00142DA8" w:rsidRPr="7F9AA2D2">
        <w:rPr>
          <w:rFonts w:ascii="Arial" w:hAnsi="Arial" w:cs="Arial"/>
          <w:lang w:val="en-GB"/>
        </w:rPr>
        <w:t xml:space="preserve">the computer or </w:t>
      </w:r>
      <w:del w:id="11" w:author="Metherell, Tom" w:date="2022-10-05T10:15:00Z">
        <w:r w:rsidR="00142DA8" w:rsidRPr="7F9AA2D2" w:rsidDel="00E51868">
          <w:rPr>
            <w:rFonts w:ascii="Arial" w:hAnsi="Arial" w:cs="Arial"/>
            <w:lang w:val="en-GB"/>
          </w:rPr>
          <w:delText xml:space="preserve">adequate </w:delText>
        </w:r>
      </w:del>
      <w:ins w:id="12" w:author="Metherell, Tom" w:date="2022-10-05T10:15:00Z">
        <w:r w:rsidR="00E51868">
          <w:rPr>
            <w:rFonts w:ascii="Arial" w:hAnsi="Arial" w:cs="Arial"/>
            <w:lang w:val="en-GB"/>
          </w:rPr>
          <w:t>good</w:t>
        </w:r>
        <w:r w:rsidR="00E51868" w:rsidRPr="7F9AA2D2">
          <w:rPr>
            <w:rFonts w:ascii="Arial" w:hAnsi="Arial" w:cs="Arial"/>
            <w:lang w:val="en-GB"/>
          </w:rPr>
          <w:t xml:space="preserve"> </w:t>
        </w:r>
      </w:ins>
      <w:r w:rsidR="00142DA8" w:rsidRPr="7F9AA2D2">
        <w:rPr>
          <w:rFonts w:ascii="Arial" w:hAnsi="Arial" w:cs="Arial"/>
          <w:lang w:val="en-GB"/>
        </w:rPr>
        <w:t>internet connection needed for school</w:t>
      </w:r>
      <w:r w:rsidRPr="7F9AA2D2">
        <w:rPr>
          <w:rFonts w:ascii="Arial" w:hAnsi="Arial" w:cs="Arial"/>
          <w:lang w:val="en-GB"/>
        </w:rPr>
        <w:t xml:space="preserve"> had the potential to further exacerbate mental health impacts given technology’s crucial role in enabling adolescents to participate in both educational and social activities. </w:t>
      </w:r>
    </w:p>
    <w:p w14:paraId="4BF26A25" w14:textId="43E2865D" w:rsidR="00D76CA9" w:rsidRPr="004F6D3E" w:rsidRDefault="398081FB" w:rsidP="00EE4F20">
      <w:pPr>
        <w:snapToGrid w:val="0"/>
        <w:spacing w:line="480" w:lineRule="auto"/>
        <w:rPr>
          <w:rFonts w:ascii="Arial" w:hAnsi="Arial" w:cs="Arial"/>
          <w:lang w:val="en-GB"/>
        </w:rPr>
      </w:pPr>
      <w:r w:rsidRPr="004F6D3E">
        <w:rPr>
          <w:rFonts w:ascii="Arial" w:hAnsi="Arial" w:cs="Arial"/>
          <w:lang w:val="en-GB"/>
        </w:rPr>
        <w:t>In this study, we use Understanding Society, a large longitudinal panel survey from the United Kingdom to test whether the mental health trajectories of adolescents who were digitally excluded during the pandemic differed from those of their digitally included counterparts</w:t>
      </w:r>
      <w:r w:rsidRPr="006C0D55">
        <w:rPr>
          <w:rFonts w:ascii="Arial" w:hAnsi="Arial" w:cs="Arial"/>
          <w:lang w:val="en-GB"/>
        </w:rPr>
        <w:t xml:space="preserve">. Digital exclusion is a multifaceted problem </w:t>
      </w:r>
      <w:r w:rsidR="00D76CA9" w:rsidRPr="006C0D55">
        <w:rPr>
          <w:rFonts w:ascii="Arial" w:hAnsi="Arial" w:cs="Arial"/>
          <w:lang w:val="en-GB"/>
        </w:rPr>
        <w:fldChar w:fldCharType="begin"/>
      </w:r>
      <w:r w:rsidR="008D43B1" w:rsidRPr="006C0D55">
        <w:rPr>
          <w:rFonts w:ascii="Arial" w:hAnsi="Arial" w:cs="Arial"/>
          <w:lang w:val="en-GB"/>
        </w:rPr>
        <w:instrText xml:space="preserve"> ADDIN ZOTERO_ITEM CSL_CITATION {"citationID":"OgEFJg4I","properties":{"formattedCitation":"[21,22]","plainCitation":"[21,22]","noteIndex":0},"citationItems":[{"id":"DVDHPHIK/7CH3wien","uris":["http://zotero.org/users/6255978/items/EE959BJQ"],"itemData":{"id":6429,"type":"chapter","container-title":"Studies in Media and Communications","ISBN":"978-1-78560-381-5","language":"en","note":"DOI: 10.1108/S2050-206020150000010002","page":"29-52","publisher":"Emerald Group Publishing Limited","source":"DOI.org (Crossref)","title":"The Third-Level Digital Divide: Who Benefits Most from Being Online?","title-short":"The Third-Level Digital Divide","URL":"https://www.emerald.com/insight/content/doi/10.1108/S2050-206020150000010002/full/html","volume":"10","editor":[{"family":"Robinson","given":"Laura"},{"family":"Cotten","given":"Shelia R."},{"family":"Schulz","given":"Jeremy"},{"family":"Hale","given":"Timothy M."},{"family":"Williams","given":"Apryl"}],"author":[{"family":"Deursen","given":"Alexander J. A. M.","non-dropping-particle":"van"},{"family":"Helsper","given":"Ellen J."}],"accessed":{"date-parts":[["2022",3,29]]},"issued":{"date-parts":[["2015",12,12]]}}},{"id":962,"uris":["http://zotero.org/users/9258933/items/SHK5HSXQ"],"itemData":{"id":962,"type":"article-journal","abstract":"Purchase online the PDF of The Digital Disconnect, Helsper, Ellen - SAGE Publications Ltd - E-book","container-title":"The Digital Disconnect","language":"en","note":"publisher: SAGE Publications Ltd","page":"1-232","source":"www.torrossa.com","title":"The Digital Disconnect : The Social Causes and Consequences of Digital Inequalities","title-short":"The Digital Disconnect","author":[{"family":"Helsper","given":"Ellen"}],"issued":{"date-parts":[["2021"]]}}}],"schema":"https://github.com/citation-style-language/schema/raw/master/csl-citation.json"} </w:instrText>
      </w:r>
      <w:r w:rsidR="00D76CA9" w:rsidRPr="006C0D55">
        <w:rPr>
          <w:rFonts w:ascii="Arial" w:hAnsi="Arial" w:cs="Arial"/>
          <w:lang w:val="en-GB"/>
        </w:rPr>
        <w:fldChar w:fldCharType="separate"/>
      </w:r>
      <w:r w:rsidR="008D43B1" w:rsidRPr="006C0D55">
        <w:rPr>
          <w:rFonts w:ascii="Arial" w:hAnsi="Arial" w:cs="Arial"/>
        </w:rPr>
        <w:t>[21,22]</w:t>
      </w:r>
      <w:r w:rsidR="00D76CA9" w:rsidRPr="006C0D55">
        <w:rPr>
          <w:rFonts w:ascii="Arial" w:hAnsi="Arial" w:cs="Arial"/>
          <w:lang w:val="en-GB"/>
        </w:rPr>
        <w:fldChar w:fldCharType="end"/>
      </w:r>
      <w:r w:rsidRPr="006C0D55">
        <w:rPr>
          <w:rFonts w:ascii="Arial" w:hAnsi="Arial" w:cs="Arial"/>
          <w:lang w:val="en-GB"/>
        </w:rPr>
        <w:t xml:space="preserve"> which can be defined as experiencing connectivity and accessibility barriers, as well as lacking digital skills and motivation </w:t>
      </w:r>
      <w:r w:rsidR="00D76CA9" w:rsidRPr="006C0D55">
        <w:rPr>
          <w:rFonts w:ascii="Arial" w:hAnsi="Arial" w:cs="Arial"/>
          <w:lang w:val="en-GB"/>
        </w:rPr>
        <w:fldChar w:fldCharType="begin"/>
      </w:r>
      <w:r w:rsidR="008D43B1" w:rsidRPr="006C0D55">
        <w:rPr>
          <w:rFonts w:ascii="Arial" w:hAnsi="Arial" w:cs="Arial"/>
          <w:lang w:val="en-GB"/>
        </w:rPr>
        <w:instrText xml:space="preserve"> ADDIN ZOTERO_ITEM CSL_CITATION {"citationID":"yx3IEOr8","properties":{"formattedCitation":"[23]","plainCitation":"[23]","noteIndex":0},"citationItems":[{"id":810,"uris":["http://zotero.org/users/9258933/items/3XTG84QE"],"itemData":{"id":810,"type":"webpage","abstract":"The definition of digital inclusion and an overview of the problems some people have accessing and using online information and services. Also provided are ways local health and care organisations can tackle some of these barriers and details of who the digitally excluded population is.","language":"en","title":"What we mean by digital inclusion","URL":"https://digital.nhs.uk/about-nhs-digital/our-work/digital-inclusion/what-digital-inclusion-is","author":[{"literal":"NHS Digital"}],"accessed":{"date-parts":[["2022",4,10]]},"issued":{"date-parts":[["2021"]]}}}],"schema":"https://github.com/citation-style-language/schema/raw/master/csl-citation.json"} </w:instrText>
      </w:r>
      <w:r w:rsidR="00D76CA9" w:rsidRPr="006C0D55">
        <w:rPr>
          <w:rFonts w:ascii="Arial" w:hAnsi="Arial" w:cs="Arial"/>
          <w:lang w:val="en-GB"/>
        </w:rPr>
        <w:fldChar w:fldCharType="separate"/>
      </w:r>
      <w:r w:rsidR="008D43B1" w:rsidRPr="006C0D55">
        <w:rPr>
          <w:rFonts w:ascii="Arial" w:hAnsi="Arial" w:cs="Arial"/>
        </w:rPr>
        <w:t>[23]</w:t>
      </w:r>
      <w:r w:rsidR="00D76CA9" w:rsidRPr="006C0D55">
        <w:rPr>
          <w:rFonts w:ascii="Arial" w:hAnsi="Arial" w:cs="Arial"/>
          <w:lang w:val="en-GB"/>
        </w:rPr>
        <w:fldChar w:fldCharType="end"/>
      </w:r>
      <w:r w:rsidRPr="006C0D55">
        <w:rPr>
          <w:rFonts w:ascii="Arial" w:hAnsi="Arial" w:cs="Arial"/>
          <w:lang w:val="en-GB"/>
        </w:rPr>
        <w:t xml:space="preserve">. With digital literacy mandated for children at UK primary schools </w:t>
      </w:r>
      <w:r w:rsidR="00D76CA9" w:rsidRPr="006C0D55">
        <w:rPr>
          <w:rFonts w:ascii="Arial" w:hAnsi="Arial" w:cs="Arial"/>
          <w:lang w:val="en-GB"/>
        </w:rPr>
        <w:fldChar w:fldCharType="begin"/>
      </w:r>
      <w:r w:rsidR="008D43B1" w:rsidRPr="006C0D55">
        <w:rPr>
          <w:rFonts w:ascii="Arial" w:hAnsi="Arial" w:cs="Arial"/>
          <w:lang w:val="en-GB"/>
        </w:rPr>
        <w:instrText xml:space="preserve"> ADDIN ZOTERO_ITEM CSL_CITATION {"citationID":"jZNoJVkr","properties":{"formattedCitation":"[24]","plainCitation":"[24]","noteIndex":0},"citationItems":[{"id":782,"uris":["http://zotero.org/users/9258933/items/3726T7BU"],"itemData":{"id":782,"type":"webpage","abstract":"Ofsted report into information and communication technology (ICT) and its effect on achievement and standards in schools.","container-title":"GOV.UK","language":"en","title":"ICT in schools: 2008 to 2011","title-short":"ICT in schools","URL":"https://www.gov.uk/government/publications/ict-in-schools-2008-to-2011","author":[{"literal":"Ofsted"}],"accessed":{"date-parts":[["2022",3,31]]},"issued":{"date-parts":[["2011"]]}}}],"schema":"https://github.com/citation-style-language/schema/raw/master/csl-citation.json"} </w:instrText>
      </w:r>
      <w:r w:rsidR="00D76CA9" w:rsidRPr="006C0D55">
        <w:rPr>
          <w:rFonts w:ascii="Arial" w:hAnsi="Arial" w:cs="Arial"/>
          <w:lang w:val="en-GB"/>
        </w:rPr>
        <w:fldChar w:fldCharType="separate"/>
      </w:r>
      <w:r w:rsidR="008D43B1" w:rsidRPr="006C0D55">
        <w:rPr>
          <w:rFonts w:ascii="Arial" w:hAnsi="Arial" w:cs="Arial"/>
        </w:rPr>
        <w:t>[24]</w:t>
      </w:r>
      <w:r w:rsidR="00D76CA9" w:rsidRPr="006C0D55">
        <w:rPr>
          <w:rFonts w:ascii="Arial" w:hAnsi="Arial" w:cs="Arial"/>
          <w:lang w:val="en-GB"/>
        </w:rPr>
        <w:fldChar w:fldCharType="end"/>
      </w:r>
      <w:r w:rsidRPr="006C0D55">
        <w:rPr>
          <w:rFonts w:ascii="Arial" w:hAnsi="Arial" w:cs="Arial"/>
          <w:lang w:val="en-GB"/>
        </w:rPr>
        <w:t xml:space="preserve"> and motivation to digitally connect in adolescence being high </w:t>
      </w:r>
      <w:r w:rsidR="00D76CA9" w:rsidRPr="006C0D55">
        <w:rPr>
          <w:rFonts w:ascii="Arial" w:hAnsi="Arial" w:cs="Arial"/>
          <w:lang w:val="en-GB"/>
        </w:rPr>
        <w:fldChar w:fldCharType="begin"/>
      </w:r>
      <w:r w:rsidR="008D43B1" w:rsidRPr="006C0D55">
        <w:rPr>
          <w:rFonts w:ascii="Arial" w:hAnsi="Arial" w:cs="Arial"/>
          <w:lang w:val="en-GB"/>
        </w:rPr>
        <w:instrText xml:space="preserve"> ADDIN ZOTERO_ITEM CSL_CITATION {"citationID":"d47Uw34P","properties":{"formattedCitation":"[25]","plainCitation":"[25]","noteIndex":0},"citationItems":[{"id":784,"uris":["http://zotero.org/users/9258933/items/RQRPK5YC"],"itemData":{"id":784,"type":"post-weblog","abstract":"Social media has given teens the ability to instantly connect with others and share their lives through photos, videos and status updates. Teens","container-title":"Pew Research Center: Internet, Science &amp; Tech","language":"en-US","title":"1. Teens and their experiences on social media","URL":"https://www.pewresearch.org/internet/2018/11/28/teens-and-their-experiences-on-social-media/","author":[{"family":"Anderson","given":"Monica"},{"family":"Jiang","given":"Jingjing"}],"accessed":{"date-parts":[["2022",3,31]]},"issued":{"date-parts":[["2018",11,28]]}}}],"schema":"https://github.com/citation-style-language/schema/raw/master/csl-citation.json"} </w:instrText>
      </w:r>
      <w:r w:rsidR="00D76CA9" w:rsidRPr="006C0D55">
        <w:rPr>
          <w:rFonts w:ascii="Arial" w:hAnsi="Arial" w:cs="Arial"/>
          <w:lang w:val="en-GB"/>
        </w:rPr>
        <w:fldChar w:fldCharType="separate"/>
      </w:r>
      <w:r w:rsidR="008D43B1" w:rsidRPr="006C0D55">
        <w:rPr>
          <w:rFonts w:ascii="Arial" w:hAnsi="Arial" w:cs="Arial"/>
        </w:rPr>
        <w:t>[25]</w:t>
      </w:r>
      <w:r w:rsidR="00D76CA9" w:rsidRPr="006C0D55">
        <w:rPr>
          <w:rFonts w:ascii="Arial" w:hAnsi="Arial" w:cs="Arial"/>
          <w:lang w:val="en-GB"/>
        </w:rPr>
        <w:fldChar w:fldCharType="end"/>
      </w:r>
      <w:r w:rsidRPr="006C0D55">
        <w:rPr>
          <w:rFonts w:ascii="Arial" w:hAnsi="Arial" w:cs="Arial"/>
          <w:lang w:val="en-GB"/>
        </w:rPr>
        <w:t xml:space="preserve">, our study focused on </w:t>
      </w:r>
      <w:r w:rsidR="00F872F7" w:rsidRPr="006C0D55">
        <w:rPr>
          <w:rFonts w:ascii="Arial" w:hAnsi="Arial" w:cs="Arial"/>
          <w:lang w:val="en-GB"/>
        </w:rPr>
        <w:t xml:space="preserve">the impact of </w:t>
      </w:r>
      <w:r w:rsidRPr="006C0D55">
        <w:rPr>
          <w:rFonts w:ascii="Arial" w:hAnsi="Arial" w:cs="Arial"/>
          <w:lang w:val="en-GB"/>
        </w:rPr>
        <w:t>lack of connectivity and accessibility.</w:t>
      </w:r>
      <w:r w:rsidR="00F872F7" w:rsidRPr="006C0D55">
        <w:rPr>
          <w:rFonts w:ascii="Arial" w:hAnsi="Arial" w:cs="Arial"/>
          <w:lang w:val="en-GB"/>
        </w:rPr>
        <w:t xml:space="preserve"> Specifically, we examined the result of not having access to a </w:t>
      </w:r>
      <w:r w:rsidR="00C815BF" w:rsidRPr="006C0D55">
        <w:rPr>
          <w:rFonts w:ascii="Arial" w:hAnsi="Arial" w:cs="Arial"/>
          <w:lang w:val="en-GB"/>
        </w:rPr>
        <w:t>computer</w:t>
      </w:r>
      <w:r w:rsidR="00F872F7" w:rsidRPr="006C0D55">
        <w:rPr>
          <w:rFonts w:ascii="Arial" w:hAnsi="Arial" w:cs="Arial"/>
          <w:lang w:val="en-GB"/>
        </w:rPr>
        <w:t xml:space="preserve"> or </w:t>
      </w:r>
      <w:del w:id="13" w:author="Metherell, Tom" w:date="2022-10-05T10:15:00Z">
        <w:r w:rsidR="00F872F7" w:rsidRPr="006C0D55" w:rsidDel="00E51868">
          <w:rPr>
            <w:rFonts w:ascii="Arial" w:hAnsi="Arial" w:cs="Arial"/>
            <w:lang w:val="en-GB"/>
          </w:rPr>
          <w:delText>adequate</w:delText>
        </w:r>
        <w:r w:rsidR="00F872F7" w:rsidDel="00E51868">
          <w:rPr>
            <w:rFonts w:ascii="Arial" w:hAnsi="Arial" w:cs="Arial"/>
            <w:lang w:val="en-GB"/>
          </w:rPr>
          <w:delText xml:space="preserve"> </w:delText>
        </w:r>
      </w:del>
      <w:ins w:id="14" w:author="Metherell, Tom" w:date="2022-10-05T10:15:00Z">
        <w:r w:rsidR="00E51868">
          <w:rPr>
            <w:rFonts w:ascii="Arial" w:hAnsi="Arial" w:cs="Arial"/>
            <w:lang w:val="en-GB"/>
          </w:rPr>
          <w:t xml:space="preserve">good </w:t>
        </w:r>
      </w:ins>
      <w:r w:rsidR="00F872F7">
        <w:rPr>
          <w:rFonts w:ascii="Arial" w:hAnsi="Arial" w:cs="Arial"/>
          <w:lang w:val="en-GB"/>
        </w:rPr>
        <w:lastRenderedPageBreak/>
        <w:t xml:space="preserve">internet connection for </w:t>
      </w:r>
      <w:r w:rsidR="00C815BF">
        <w:rPr>
          <w:rFonts w:ascii="Arial" w:hAnsi="Arial" w:cs="Arial"/>
          <w:lang w:val="en-GB"/>
        </w:rPr>
        <w:t>schoolwork</w:t>
      </w:r>
      <w:r w:rsidR="00F872F7">
        <w:rPr>
          <w:rFonts w:ascii="Arial" w:hAnsi="Arial" w:cs="Arial"/>
          <w:lang w:val="en-GB"/>
        </w:rPr>
        <w:t>.</w:t>
      </w:r>
      <w:r w:rsidRPr="004F6D3E">
        <w:rPr>
          <w:rFonts w:ascii="Arial" w:hAnsi="Arial" w:cs="Arial"/>
          <w:lang w:val="en-GB"/>
        </w:rPr>
        <w:t xml:space="preserve"> While the question of how such digital exclusion affected adolescents during the pandemic has not been systematically investigated, research has found that adolescent mental health was not uniformly impacted during this time </w:t>
      </w:r>
      <w:r w:rsidR="00D76CA9" w:rsidRPr="004F6D3E">
        <w:rPr>
          <w:rFonts w:ascii="Arial" w:hAnsi="Arial" w:cs="Arial"/>
          <w:lang w:val="en-GB"/>
        </w:rPr>
        <w:fldChar w:fldCharType="begin"/>
      </w:r>
      <w:r w:rsidR="008D43B1">
        <w:rPr>
          <w:rFonts w:ascii="Arial" w:hAnsi="Arial" w:cs="Arial"/>
          <w:lang w:val="en-GB"/>
        </w:rPr>
        <w:instrText xml:space="preserve"> ADDIN ZOTERO_ITEM CSL_CITATION {"citationID":"5kTN1q4A","properties":{"formattedCitation":"[26]","plainCitation":"[26]","noteIndex":0},"citationItems":[{"id":"DVDHPHIK/hwcoczYS","uris":["http://zotero.org/users/5252180/items/MP9ZSKNR"],"itemData":{"id":13120,"type":"article-journal","container-title":"BMJ","DOI":"10.1136/bmj.n614","ISSN":"1756-1833","journalAbbreviation":"BMJ","language":"en","page":"n614","source":"DOI.org (Crossref)","title":"Mental health of children and young people during pandemic","author":[{"family":"Ford","given":"Tamsin"},{"family":"John","given":"Ann"},{"family":"Gunnell","given":"David"}],"issued":{"date-parts":[["2021",3,10]]}}}],"schema":"https://github.com/citation-style-language/schema/raw/master/csl-citation.json"} </w:instrText>
      </w:r>
      <w:r w:rsidR="00D76CA9" w:rsidRPr="004F6D3E">
        <w:rPr>
          <w:rFonts w:ascii="Arial" w:hAnsi="Arial" w:cs="Arial"/>
          <w:lang w:val="en-GB"/>
        </w:rPr>
        <w:fldChar w:fldCharType="separate"/>
      </w:r>
      <w:r w:rsidR="008D43B1" w:rsidRPr="008D43B1">
        <w:rPr>
          <w:rFonts w:ascii="Arial" w:hAnsi="Arial" w:cs="Arial"/>
        </w:rPr>
        <w:t>[26]</w:t>
      </w:r>
      <w:r w:rsidR="00D76CA9" w:rsidRPr="004F6D3E">
        <w:rPr>
          <w:rFonts w:ascii="Arial" w:hAnsi="Arial" w:cs="Arial"/>
          <w:lang w:val="en-GB"/>
        </w:rPr>
        <w:fldChar w:fldCharType="end"/>
      </w:r>
      <w:r w:rsidRPr="004F6D3E">
        <w:rPr>
          <w:rFonts w:ascii="Arial" w:hAnsi="Arial" w:cs="Arial"/>
          <w:lang w:val="en-GB"/>
        </w:rPr>
        <w:t xml:space="preserve">, and that more socioeconomically disadvantaged children and young people showed worse mental health </w:t>
      </w:r>
      <w:r w:rsidR="00D76CA9" w:rsidRPr="004F6D3E">
        <w:rPr>
          <w:rFonts w:ascii="Arial" w:hAnsi="Arial" w:cs="Arial"/>
          <w:lang w:val="en-GB"/>
        </w:rPr>
        <w:fldChar w:fldCharType="begin"/>
      </w:r>
      <w:r w:rsidR="008D43B1">
        <w:rPr>
          <w:rFonts w:ascii="Arial" w:hAnsi="Arial" w:cs="Arial"/>
          <w:lang w:val="en-GB"/>
        </w:rPr>
        <w:instrText xml:space="preserve"> ADDIN ZOTERO_ITEM CSL_CITATION {"citationID":"pxms3J9P","properties":{"formattedCitation":"[27]","plainCitation":"[27]","noteIndex":0},"citationItems":[{"id":"DVDHPHIK/JghHSBDz","uris":["http://zotero.org/users/5252180/items/34YWVPIQ"],"itemData":{"id":13131,"type":"article-journal","container-title":"The Lancet. Psychiatry","DOI":"10.1016/S2215-0366(20)30570-8","ISSN":"2215-0374","issue":"5","journalAbbreviation":"Lancet Psychiatry","language":"eng","note":"PMID: 33444548","page":"353-354","source":"PubMed","title":"Child mental health in England before and during the COVID-19 lockdown","volume":"8","author":[{"family":"Newlove-Delgado","given":"Tamsin"},{"family":"McManus","given":"Sally"},{"family":"Sadler","given":"Katharine"},{"family":"Thandi","given":"Sharon"},{"family":"Vizard","given":"Tim"},{"family":"Cartwright","given":"Cher"},{"family":"Ford","given":"Tamsin"},{"literal":"Mental Health of Children and Young People group"}],"issued":{"date-parts":[["2021",5]]}}}],"schema":"https://github.com/citation-style-language/schema/raw/master/csl-citation.json"} </w:instrText>
      </w:r>
      <w:r w:rsidR="00D76CA9" w:rsidRPr="004F6D3E">
        <w:rPr>
          <w:rFonts w:ascii="Arial" w:hAnsi="Arial" w:cs="Arial"/>
          <w:lang w:val="en-GB"/>
        </w:rPr>
        <w:fldChar w:fldCharType="separate"/>
      </w:r>
      <w:r w:rsidR="008D43B1" w:rsidRPr="008D43B1">
        <w:rPr>
          <w:rFonts w:ascii="Arial" w:hAnsi="Arial" w:cs="Arial"/>
        </w:rPr>
        <w:t>[27]</w:t>
      </w:r>
      <w:r w:rsidR="00D76CA9" w:rsidRPr="004F6D3E">
        <w:rPr>
          <w:rFonts w:ascii="Arial" w:hAnsi="Arial" w:cs="Arial"/>
          <w:lang w:val="en-GB"/>
        </w:rPr>
        <w:fldChar w:fldCharType="end"/>
      </w:r>
      <w:r w:rsidRPr="004F6D3E">
        <w:rPr>
          <w:rFonts w:ascii="Arial" w:hAnsi="Arial" w:cs="Arial"/>
          <w:lang w:val="en-GB"/>
        </w:rPr>
        <w:t xml:space="preserve">. We therefore first examine trends in mental health across the pandemic using latent growth curve </w:t>
      </w:r>
      <w:r w:rsidR="105631B4" w:rsidRPr="004F6D3E">
        <w:rPr>
          <w:rFonts w:ascii="Arial" w:hAnsi="Arial" w:cs="Arial"/>
          <w:lang w:val="en-GB"/>
        </w:rPr>
        <w:t>modelling</w:t>
      </w:r>
      <w:r w:rsidRPr="004F6D3E">
        <w:rPr>
          <w:rFonts w:ascii="Arial" w:hAnsi="Arial" w:cs="Arial"/>
          <w:lang w:val="en-GB"/>
        </w:rPr>
        <w:t xml:space="preserve">, and then test whether these models differ for those without access </w:t>
      </w:r>
      <w:r w:rsidR="00142DA8">
        <w:rPr>
          <w:rFonts w:ascii="Arial" w:hAnsi="Arial" w:cs="Arial"/>
          <w:lang w:val="en-GB"/>
        </w:rPr>
        <w:t xml:space="preserve">to a computer or good internet connection </w:t>
      </w:r>
      <w:r w:rsidRPr="004F6D3E">
        <w:rPr>
          <w:rFonts w:ascii="Arial" w:hAnsi="Arial" w:cs="Arial"/>
          <w:lang w:val="en-GB"/>
        </w:rPr>
        <w:t>compared with those with</w:t>
      </w:r>
      <w:r w:rsidR="00142DA8">
        <w:rPr>
          <w:rFonts w:ascii="Arial" w:hAnsi="Arial" w:cs="Arial"/>
          <w:lang w:val="en-GB"/>
        </w:rPr>
        <w:t xml:space="preserve"> this</w:t>
      </w:r>
      <w:r w:rsidRPr="004F6D3E">
        <w:rPr>
          <w:rFonts w:ascii="Arial" w:hAnsi="Arial" w:cs="Arial"/>
          <w:lang w:val="en-GB"/>
        </w:rPr>
        <w:t xml:space="preserve"> digital access.</w:t>
      </w:r>
    </w:p>
    <w:p w14:paraId="01D44B22" w14:textId="77777777" w:rsidR="0023726D" w:rsidRPr="004F6D3E" w:rsidRDefault="0023726D" w:rsidP="00EE4F20">
      <w:pPr>
        <w:snapToGrid w:val="0"/>
        <w:spacing w:line="480" w:lineRule="auto"/>
        <w:rPr>
          <w:rFonts w:ascii="Arial" w:hAnsi="Arial" w:cs="Arial"/>
          <w:lang w:val="en-GB"/>
        </w:rPr>
      </w:pPr>
    </w:p>
    <w:p w14:paraId="4DEE0C72" w14:textId="77777777" w:rsidR="00D76CA9" w:rsidRPr="004F6D3E" w:rsidRDefault="00D76CA9" w:rsidP="00EE4F20">
      <w:pPr>
        <w:keepNext/>
        <w:snapToGrid w:val="0"/>
        <w:spacing w:line="480" w:lineRule="auto"/>
        <w:jc w:val="center"/>
        <w:rPr>
          <w:rFonts w:ascii="Arial" w:hAnsi="Arial" w:cs="Arial"/>
          <w:b/>
          <w:bCs/>
          <w:lang w:val="en-GB"/>
        </w:rPr>
      </w:pPr>
      <w:r w:rsidRPr="004F6D3E">
        <w:rPr>
          <w:rFonts w:ascii="Arial" w:hAnsi="Arial" w:cs="Arial"/>
          <w:b/>
          <w:bCs/>
          <w:lang w:val="en-GB"/>
        </w:rPr>
        <w:t>Results</w:t>
      </w:r>
    </w:p>
    <w:p w14:paraId="0DA63908" w14:textId="19DE55DE" w:rsidR="00B149CD"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Before fitting our longitudinal models, we cleaned our data and excluded participants without a longitudinal weight or any mental health scores. 1388 participants had an assigned longitudinal weight </w:t>
      </w:r>
      <w:r w:rsidRPr="004F6D3E">
        <w:rPr>
          <w:rFonts w:ascii="Arial" w:hAnsi="Arial" w:cs="Arial"/>
          <w:lang w:val="en-GB"/>
        </w:rPr>
        <w:fldChar w:fldCharType="begin"/>
      </w:r>
      <w:r w:rsidR="008D43B1">
        <w:rPr>
          <w:rFonts w:ascii="Arial" w:hAnsi="Arial" w:cs="Arial"/>
          <w:lang w:val="en-GB"/>
        </w:rPr>
        <w:instrText xml:space="preserve"> ADDIN ZOTERO_ITEM CSL_CITATION {"citationID":"mixrpJVn","properties":{"formattedCitation":"[28]","plainCitation":"[28]","noteIndex":0},"citationItems":[{"id":404,"uris":["http://zotero.org/users/9258933/items/LG77D7YD"],"itemData":{"id":404,"type":"report","language":"en","source":"Zotero","title":"Understanding Society COVID-19: User Guide","URL":"https://www.understandingsociety.ac.uk/sites/default/files/downloads/documentation/covid-19/user-guides/covid-19-user-guide.pdf","author":[{"family":"University of Essex, Institute of Social and Economic Research","given":""}],"issued":{"date-parts":[["2021"]]}}}],"schema":"https://github.com/citation-style-language/schema/raw/master/csl-citation.json"}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[28]</w:t>
      </w:r>
      <w:r w:rsidRPr="004F6D3E">
        <w:rPr>
          <w:rFonts w:ascii="Arial" w:hAnsi="Arial" w:cs="Arial"/>
          <w:lang w:val="en-GB"/>
        </w:rPr>
        <w:fldChar w:fldCharType="end"/>
      </w:r>
      <w:r w:rsidRPr="004F6D3E">
        <w:rPr>
          <w:rFonts w:ascii="Arial" w:hAnsi="Arial" w:cs="Arial"/>
          <w:lang w:val="en-GB"/>
        </w:rPr>
        <w:t xml:space="preserve"> for COVID-19 wave 8, of which 1 (0.07%) had no Total Difficulties scores and so was excluded, leaving 1387 (656 [47.3%] male, 731 [52.7%] female) adolescents to be included in our analyses. Of these, 638 (46.0%) had a Total Difficulties score in main study wave 9, 818 (59.0%) in COVID-19 wave 4, 836 (60.3%) in COVID-19 wave 6 and 1386 (99.9%) in COVID-19 wave 8. Full characteristics of participants with missing responses are provided in Supplementary Table S1. Of the 1387 included participants, 836 (60.3%) had a valid response to the digital inclusion question. Table 1 shows the sociodemographic characteristics of participants in relation to their responses to the digital inclusion question.</w:t>
      </w:r>
    </w:p>
    <w:p w14:paraId="2EF3B80C" w14:textId="77777777" w:rsidR="00B149CD" w:rsidRPr="00B149CD" w:rsidRDefault="00B149CD" w:rsidP="00B149CD">
      <w:pPr>
        <w:keepNext/>
        <w:snapToGrid w:val="0"/>
        <w:spacing w:line="480" w:lineRule="auto"/>
        <w:rPr>
          <w:rFonts w:ascii="Arial" w:hAnsi="Arial" w:cs="Arial"/>
          <w:sz w:val="20"/>
          <w:szCs w:val="20"/>
          <w:lang w:val="en-GB"/>
        </w:rPr>
      </w:pPr>
      <w:r w:rsidRPr="00B149CD">
        <w:rPr>
          <w:rFonts w:ascii="Arial" w:hAnsi="Arial" w:cs="Arial"/>
          <w:b/>
          <w:bCs/>
          <w:sz w:val="20"/>
          <w:szCs w:val="20"/>
          <w:lang w:val="en-GB"/>
        </w:rPr>
        <w:lastRenderedPageBreak/>
        <w:t>Table 1.</w:t>
      </w:r>
      <w:r w:rsidRPr="00B149CD">
        <w:rPr>
          <w:rFonts w:ascii="Arial" w:hAnsi="Arial" w:cs="Arial"/>
          <w:sz w:val="20"/>
          <w:szCs w:val="20"/>
          <w:lang w:val="en-GB"/>
        </w:rPr>
        <w:t xml:space="preserve"> Digital inclusion characteristics according to key sociodemographic variables (ethnicity data suppressed due to low numbers to protect the identities of participants)</w:t>
      </w:r>
    </w:p>
    <w:tbl>
      <w:tblPr>
        <w:tblStyle w:val="TableGrid"/>
        <w:tblW w:w="5000" w:type="pct"/>
        <w:tblLook w:val="04A0" w:firstRow="1" w:lastRow="0" w:firstColumn="1" w:lastColumn="0" w:noHBand="0" w:noVBand="1"/>
      </w:tblPr>
      <w:tblGrid>
        <w:gridCol w:w="2940"/>
        <w:gridCol w:w="750"/>
        <w:gridCol w:w="1270"/>
        <w:gridCol w:w="1550"/>
        <w:gridCol w:w="1137"/>
        <w:gridCol w:w="1369"/>
      </w:tblGrid>
      <w:tr w:rsidR="00B149CD" w:rsidRPr="004F6D3E" w14:paraId="7CE29115" w14:textId="77777777" w:rsidTr="003B532A">
        <w:tc>
          <w:tcPr>
            <w:tcW w:w="1645" w:type="pct"/>
          </w:tcPr>
          <w:p w14:paraId="56E88098" w14:textId="77777777" w:rsidR="00B149CD" w:rsidRPr="004F6D3E" w:rsidRDefault="00B149CD" w:rsidP="003B532A">
            <w:pPr>
              <w:snapToGrid w:val="0"/>
              <w:rPr>
                <w:rFonts w:ascii="Arial" w:hAnsi="Arial" w:cs="Arial"/>
                <w:b/>
                <w:bCs/>
                <w:lang w:val="en-GB"/>
              </w:rPr>
            </w:pPr>
          </w:p>
        </w:tc>
        <w:tc>
          <w:tcPr>
            <w:tcW w:w="1958" w:type="pct"/>
            <w:gridSpan w:val="3"/>
          </w:tcPr>
          <w:p w14:paraId="309A3810"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Response type</w:t>
            </w:r>
          </w:p>
        </w:tc>
        <w:tc>
          <w:tcPr>
            <w:tcW w:w="1397" w:type="pct"/>
            <w:gridSpan w:val="2"/>
          </w:tcPr>
          <w:p w14:paraId="2765866B"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Has a computer/has access to a good internet connection</w:t>
            </w:r>
          </w:p>
        </w:tc>
      </w:tr>
      <w:tr w:rsidR="00B149CD" w:rsidRPr="004F6D3E" w14:paraId="43E2D9DC" w14:textId="77777777" w:rsidTr="003B532A">
        <w:trPr>
          <w:trHeight w:val="516"/>
        </w:trPr>
        <w:tc>
          <w:tcPr>
            <w:tcW w:w="1645" w:type="pct"/>
          </w:tcPr>
          <w:p w14:paraId="1AE4C725"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Group</w:t>
            </w:r>
          </w:p>
        </w:tc>
        <w:tc>
          <w:tcPr>
            <w:tcW w:w="415" w:type="pct"/>
          </w:tcPr>
          <w:p w14:paraId="55B89B4D"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All</w:t>
            </w:r>
          </w:p>
        </w:tc>
        <w:tc>
          <w:tcPr>
            <w:tcW w:w="696" w:type="pct"/>
          </w:tcPr>
          <w:p w14:paraId="262AB00B"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Available</w:t>
            </w:r>
          </w:p>
        </w:tc>
        <w:tc>
          <w:tcPr>
            <w:tcW w:w="847" w:type="pct"/>
          </w:tcPr>
          <w:p w14:paraId="4EB04C05"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Unavailable</w:t>
            </w:r>
          </w:p>
        </w:tc>
        <w:tc>
          <w:tcPr>
            <w:tcW w:w="624" w:type="pct"/>
          </w:tcPr>
          <w:p w14:paraId="5C61343B"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Yes/Yes</w:t>
            </w:r>
          </w:p>
        </w:tc>
        <w:tc>
          <w:tcPr>
            <w:tcW w:w="773" w:type="pct"/>
          </w:tcPr>
          <w:p w14:paraId="181DA22A"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At least one no</w:t>
            </w:r>
          </w:p>
        </w:tc>
      </w:tr>
      <w:tr w:rsidR="00B149CD" w:rsidRPr="004F6D3E" w14:paraId="4FA56AE0" w14:textId="77777777" w:rsidTr="003B532A">
        <w:tc>
          <w:tcPr>
            <w:tcW w:w="1645" w:type="pct"/>
          </w:tcPr>
          <w:p w14:paraId="70CC9407"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Total</w:t>
            </w:r>
          </w:p>
        </w:tc>
        <w:tc>
          <w:tcPr>
            <w:tcW w:w="415" w:type="pct"/>
          </w:tcPr>
          <w:p w14:paraId="7357B8D7" w14:textId="77777777" w:rsidR="00B149CD" w:rsidRPr="004F6D3E" w:rsidRDefault="00B149CD" w:rsidP="003B532A">
            <w:pPr>
              <w:snapToGrid w:val="0"/>
              <w:rPr>
                <w:rFonts w:ascii="Arial" w:hAnsi="Arial" w:cs="Arial"/>
                <w:lang w:val="en-GB"/>
              </w:rPr>
            </w:pPr>
            <w:r w:rsidRPr="004F6D3E">
              <w:rPr>
                <w:rFonts w:ascii="Arial" w:hAnsi="Arial" w:cs="Arial"/>
                <w:lang w:val="en-GB"/>
              </w:rPr>
              <w:t>1387</w:t>
            </w:r>
          </w:p>
        </w:tc>
        <w:tc>
          <w:tcPr>
            <w:tcW w:w="696" w:type="pct"/>
          </w:tcPr>
          <w:p w14:paraId="075B0A51" w14:textId="77777777" w:rsidR="00B149CD" w:rsidRPr="004F6D3E" w:rsidRDefault="00B149CD" w:rsidP="003B532A">
            <w:pPr>
              <w:snapToGrid w:val="0"/>
              <w:rPr>
                <w:rFonts w:ascii="Arial" w:hAnsi="Arial" w:cs="Arial"/>
                <w:lang w:val="en-GB"/>
              </w:rPr>
            </w:pPr>
            <w:r w:rsidRPr="004F6D3E">
              <w:rPr>
                <w:rFonts w:ascii="Arial" w:hAnsi="Arial" w:cs="Arial"/>
                <w:lang w:val="en-GB"/>
              </w:rPr>
              <w:t>836</w:t>
            </w:r>
          </w:p>
        </w:tc>
        <w:tc>
          <w:tcPr>
            <w:tcW w:w="847" w:type="pct"/>
          </w:tcPr>
          <w:p w14:paraId="4AA782CB" w14:textId="77777777" w:rsidR="00B149CD" w:rsidRPr="004F6D3E" w:rsidRDefault="00B149CD" w:rsidP="003B532A">
            <w:pPr>
              <w:snapToGrid w:val="0"/>
              <w:rPr>
                <w:rFonts w:ascii="Arial" w:hAnsi="Arial" w:cs="Arial"/>
                <w:lang w:val="en-GB"/>
              </w:rPr>
            </w:pPr>
            <w:r w:rsidRPr="004F6D3E">
              <w:rPr>
                <w:rFonts w:ascii="Arial" w:hAnsi="Arial" w:cs="Arial"/>
                <w:lang w:val="en-GB"/>
              </w:rPr>
              <w:t>551</w:t>
            </w:r>
          </w:p>
        </w:tc>
        <w:tc>
          <w:tcPr>
            <w:tcW w:w="624" w:type="pct"/>
          </w:tcPr>
          <w:p w14:paraId="17517686" w14:textId="77777777" w:rsidR="00B149CD" w:rsidRPr="004F6D3E" w:rsidRDefault="00B149CD" w:rsidP="003B532A">
            <w:pPr>
              <w:snapToGrid w:val="0"/>
              <w:rPr>
                <w:rFonts w:ascii="Arial" w:hAnsi="Arial" w:cs="Arial"/>
                <w:lang w:val="en-GB"/>
              </w:rPr>
            </w:pPr>
            <w:r w:rsidRPr="004F6D3E">
              <w:rPr>
                <w:rFonts w:ascii="Arial" w:hAnsi="Arial" w:cs="Arial"/>
                <w:lang w:val="en-GB"/>
              </w:rPr>
              <w:t>714</w:t>
            </w:r>
          </w:p>
        </w:tc>
        <w:tc>
          <w:tcPr>
            <w:tcW w:w="773" w:type="pct"/>
          </w:tcPr>
          <w:p w14:paraId="2B3C9ED0" w14:textId="77777777" w:rsidR="00B149CD" w:rsidRPr="004F6D3E" w:rsidRDefault="00B149CD" w:rsidP="003B532A">
            <w:pPr>
              <w:snapToGrid w:val="0"/>
              <w:rPr>
                <w:rFonts w:ascii="Arial" w:hAnsi="Arial" w:cs="Arial"/>
                <w:lang w:val="en-GB"/>
              </w:rPr>
            </w:pPr>
            <w:r w:rsidRPr="004F6D3E">
              <w:rPr>
                <w:rFonts w:ascii="Arial" w:hAnsi="Arial" w:cs="Arial"/>
                <w:lang w:val="en-GB"/>
              </w:rPr>
              <w:t>122</w:t>
            </w:r>
          </w:p>
        </w:tc>
      </w:tr>
      <w:tr w:rsidR="00B149CD" w:rsidRPr="004F6D3E" w14:paraId="13B90B65" w14:textId="77777777" w:rsidTr="003B532A">
        <w:tc>
          <w:tcPr>
            <w:tcW w:w="1645" w:type="pct"/>
          </w:tcPr>
          <w:p w14:paraId="180200FF"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Sex</w:t>
            </w:r>
          </w:p>
        </w:tc>
        <w:tc>
          <w:tcPr>
            <w:tcW w:w="415" w:type="pct"/>
          </w:tcPr>
          <w:p w14:paraId="1FED0683" w14:textId="77777777" w:rsidR="00B149CD" w:rsidRPr="004F6D3E" w:rsidRDefault="00B149CD" w:rsidP="003B532A">
            <w:pPr>
              <w:snapToGrid w:val="0"/>
              <w:rPr>
                <w:rFonts w:ascii="Arial" w:hAnsi="Arial" w:cs="Arial"/>
                <w:lang w:val="en-GB"/>
              </w:rPr>
            </w:pPr>
          </w:p>
        </w:tc>
        <w:tc>
          <w:tcPr>
            <w:tcW w:w="696" w:type="pct"/>
          </w:tcPr>
          <w:p w14:paraId="631F9B31" w14:textId="77777777" w:rsidR="00B149CD" w:rsidRPr="004F6D3E" w:rsidRDefault="00B149CD" w:rsidP="003B532A">
            <w:pPr>
              <w:snapToGrid w:val="0"/>
              <w:rPr>
                <w:rFonts w:ascii="Arial" w:hAnsi="Arial" w:cs="Arial"/>
                <w:lang w:val="en-GB"/>
              </w:rPr>
            </w:pPr>
          </w:p>
        </w:tc>
        <w:tc>
          <w:tcPr>
            <w:tcW w:w="847" w:type="pct"/>
          </w:tcPr>
          <w:p w14:paraId="4E918B34" w14:textId="77777777" w:rsidR="00B149CD" w:rsidRPr="004F6D3E" w:rsidRDefault="00B149CD" w:rsidP="003B532A">
            <w:pPr>
              <w:snapToGrid w:val="0"/>
              <w:rPr>
                <w:rFonts w:ascii="Arial" w:hAnsi="Arial" w:cs="Arial"/>
                <w:lang w:val="en-GB"/>
              </w:rPr>
            </w:pPr>
          </w:p>
        </w:tc>
        <w:tc>
          <w:tcPr>
            <w:tcW w:w="624" w:type="pct"/>
          </w:tcPr>
          <w:p w14:paraId="40963304" w14:textId="77777777" w:rsidR="00B149CD" w:rsidRPr="004F6D3E" w:rsidRDefault="00B149CD" w:rsidP="003B532A">
            <w:pPr>
              <w:snapToGrid w:val="0"/>
              <w:rPr>
                <w:rFonts w:ascii="Arial" w:hAnsi="Arial" w:cs="Arial"/>
                <w:lang w:val="en-GB"/>
              </w:rPr>
            </w:pPr>
          </w:p>
        </w:tc>
        <w:tc>
          <w:tcPr>
            <w:tcW w:w="773" w:type="pct"/>
          </w:tcPr>
          <w:p w14:paraId="5D2FF439" w14:textId="77777777" w:rsidR="00B149CD" w:rsidRPr="004F6D3E" w:rsidRDefault="00B149CD" w:rsidP="003B532A">
            <w:pPr>
              <w:snapToGrid w:val="0"/>
              <w:rPr>
                <w:rFonts w:ascii="Arial" w:hAnsi="Arial" w:cs="Arial"/>
                <w:lang w:val="en-GB"/>
              </w:rPr>
            </w:pPr>
          </w:p>
        </w:tc>
      </w:tr>
      <w:tr w:rsidR="00B149CD" w:rsidRPr="004F6D3E" w14:paraId="6814BFF7" w14:textId="77777777" w:rsidTr="003B532A">
        <w:tc>
          <w:tcPr>
            <w:tcW w:w="1645" w:type="pct"/>
          </w:tcPr>
          <w:p w14:paraId="3CF6EF9E"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Male</w:t>
            </w:r>
          </w:p>
        </w:tc>
        <w:tc>
          <w:tcPr>
            <w:tcW w:w="415" w:type="pct"/>
          </w:tcPr>
          <w:p w14:paraId="685356A4" w14:textId="77777777" w:rsidR="00B149CD" w:rsidRPr="004F6D3E" w:rsidRDefault="00B149CD" w:rsidP="003B532A">
            <w:pPr>
              <w:snapToGrid w:val="0"/>
              <w:rPr>
                <w:rFonts w:ascii="Arial" w:hAnsi="Arial" w:cs="Arial"/>
                <w:lang w:val="en-GB"/>
              </w:rPr>
            </w:pPr>
            <w:r w:rsidRPr="004F6D3E">
              <w:rPr>
                <w:rFonts w:ascii="Arial" w:hAnsi="Arial" w:cs="Arial"/>
                <w:lang w:val="en-GB"/>
              </w:rPr>
              <w:t>656</w:t>
            </w:r>
          </w:p>
        </w:tc>
        <w:tc>
          <w:tcPr>
            <w:tcW w:w="696" w:type="pct"/>
          </w:tcPr>
          <w:p w14:paraId="602FAE0A" w14:textId="77777777" w:rsidR="00B149CD" w:rsidRPr="004F6D3E" w:rsidRDefault="00B149CD" w:rsidP="003B532A">
            <w:pPr>
              <w:snapToGrid w:val="0"/>
              <w:rPr>
                <w:rFonts w:ascii="Arial" w:hAnsi="Arial" w:cs="Arial"/>
                <w:lang w:val="en-GB"/>
              </w:rPr>
            </w:pPr>
            <w:r w:rsidRPr="004F6D3E">
              <w:rPr>
                <w:rFonts w:ascii="Arial" w:hAnsi="Arial" w:cs="Arial"/>
                <w:lang w:val="en-GB"/>
              </w:rPr>
              <w:t>386</w:t>
            </w:r>
          </w:p>
        </w:tc>
        <w:tc>
          <w:tcPr>
            <w:tcW w:w="847" w:type="pct"/>
          </w:tcPr>
          <w:p w14:paraId="20349505" w14:textId="77777777" w:rsidR="00B149CD" w:rsidRPr="004F6D3E" w:rsidRDefault="00B149CD" w:rsidP="003B532A">
            <w:pPr>
              <w:snapToGrid w:val="0"/>
              <w:rPr>
                <w:rFonts w:ascii="Arial" w:hAnsi="Arial" w:cs="Arial"/>
                <w:lang w:val="en-GB"/>
              </w:rPr>
            </w:pPr>
            <w:r w:rsidRPr="004F6D3E">
              <w:rPr>
                <w:rFonts w:ascii="Arial" w:hAnsi="Arial" w:cs="Arial"/>
                <w:lang w:val="en-GB"/>
              </w:rPr>
              <w:t>270</w:t>
            </w:r>
          </w:p>
        </w:tc>
        <w:tc>
          <w:tcPr>
            <w:tcW w:w="624" w:type="pct"/>
          </w:tcPr>
          <w:p w14:paraId="1C459D10" w14:textId="77777777" w:rsidR="00B149CD" w:rsidRPr="004F6D3E" w:rsidRDefault="00B149CD" w:rsidP="003B532A">
            <w:pPr>
              <w:snapToGrid w:val="0"/>
              <w:rPr>
                <w:rFonts w:ascii="Arial" w:hAnsi="Arial" w:cs="Arial"/>
                <w:lang w:val="en-GB"/>
              </w:rPr>
            </w:pPr>
            <w:r w:rsidRPr="004F6D3E">
              <w:rPr>
                <w:rFonts w:ascii="Arial" w:hAnsi="Arial" w:cs="Arial"/>
                <w:lang w:val="en-GB"/>
              </w:rPr>
              <w:t>343</w:t>
            </w:r>
          </w:p>
        </w:tc>
        <w:tc>
          <w:tcPr>
            <w:tcW w:w="773" w:type="pct"/>
          </w:tcPr>
          <w:p w14:paraId="35A723CA" w14:textId="77777777" w:rsidR="00B149CD" w:rsidRPr="004F6D3E" w:rsidRDefault="00B149CD" w:rsidP="003B532A">
            <w:pPr>
              <w:snapToGrid w:val="0"/>
              <w:rPr>
                <w:rFonts w:ascii="Arial" w:hAnsi="Arial" w:cs="Arial"/>
                <w:lang w:val="en-GB"/>
              </w:rPr>
            </w:pPr>
            <w:r w:rsidRPr="004F6D3E">
              <w:rPr>
                <w:rFonts w:ascii="Arial" w:hAnsi="Arial" w:cs="Arial"/>
                <w:lang w:val="en-GB"/>
              </w:rPr>
              <w:t>43</w:t>
            </w:r>
          </w:p>
        </w:tc>
      </w:tr>
      <w:tr w:rsidR="00B149CD" w:rsidRPr="004F6D3E" w14:paraId="7D5E091F" w14:textId="77777777" w:rsidTr="003B532A">
        <w:tc>
          <w:tcPr>
            <w:tcW w:w="1645" w:type="pct"/>
          </w:tcPr>
          <w:p w14:paraId="7F1560C9"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Female</w:t>
            </w:r>
          </w:p>
        </w:tc>
        <w:tc>
          <w:tcPr>
            <w:tcW w:w="415" w:type="pct"/>
          </w:tcPr>
          <w:p w14:paraId="722EFB19" w14:textId="77777777" w:rsidR="00B149CD" w:rsidRPr="004F6D3E" w:rsidRDefault="00B149CD" w:rsidP="003B532A">
            <w:pPr>
              <w:snapToGrid w:val="0"/>
              <w:rPr>
                <w:rFonts w:ascii="Arial" w:hAnsi="Arial" w:cs="Arial"/>
                <w:lang w:val="en-GB"/>
              </w:rPr>
            </w:pPr>
            <w:r w:rsidRPr="004F6D3E">
              <w:rPr>
                <w:rFonts w:ascii="Arial" w:hAnsi="Arial" w:cs="Arial"/>
                <w:lang w:val="en-GB"/>
              </w:rPr>
              <w:t>731</w:t>
            </w:r>
          </w:p>
        </w:tc>
        <w:tc>
          <w:tcPr>
            <w:tcW w:w="696" w:type="pct"/>
          </w:tcPr>
          <w:p w14:paraId="0F63E67F" w14:textId="77777777" w:rsidR="00B149CD" w:rsidRPr="004F6D3E" w:rsidRDefault="00B149CD" w:rsidP="003B532A">
            <w:pPr>
              <w:snapToGrid w:val="0"/>
              <w:rPr>
                <w:rFonts w:ascii="Arial" w:hAnsi="Arial" w:cs="Arial"/>
                <w:lang w:val="en-GB"/>
              </w:rPr>
            </w:pPr>
            <w:r w:rsidRPr="004F6D3E">
              <w:rPr>
                <w:rFonts w:ascii="Arial" w:hAnsi="Arial" w:cs="Arial"/>
                <w:lang w:val="en-GB"/>
              </w:rPr>
              <w:t>450</w:t>
            </w:r>
          </w:p>
        </w:tc>
        <w:tc>
          <w:tcPr>
            <w:tcW w:w="847" w:type="pct"/>
          </w:tcPr>
          <w:p w14:paraId="068E45B8" w14:textId="77777777" w:rsidR="00B149CD" w:rsidRPr="004F6D3E" w:rsidRDefault="00B149CD" w:rsidP="003B532A">
            <w:pPr>
              <w:snapToGrid w:val="0"/>
              <w:rPr>
                <w:rFonts w:ascii="Arial" w:hAnsi="Arial" w:cs="Arial"/>
                <w:lang w:val="en-GB"/>
              </w:rPr>
            </w:pPr>
            <w:r w:rsidRPr="004F6D3E">
              <w:rPr>
                <w:rFonts w:ascii="Arial" w:hAnsi="Arial" w:cs="Arial"/>
                <w:lang w:val="en-GB"/>
              </w:rPr>
              <w:t>281</w:t>
            </w:r>
          </w:p>
        </w:tc>
        <w:tc>
          <w:tcPr>
            <w:tcW w:w="624" w:type="pct"/>
          </w:tcPr>
          <w:p w14:paraId="1B15646F" w14:textId="77777777" w:rsidR="00B149CD" w:rsidRPr="004F6D3E" w:rsidRDefault="00B149CD" w:rsidP="003B532A">
            <w:pPr>
              <w:snapToGrid w:val="0"/>
              <w:rPr>
                <w:rFonts w:ascii="Arial" w:hAnsi="Arial" w:cs="Arial"/>
                <w:lang w:val="en-GB"/>
              </w:rPr>
            </w:pPr>
            <w:r w:rsidRPr="004F6D3E">
              <w:rPr>
                <w:rFonts w:ascii="Arial" w:hAnsi="Arial" w:cs="Arial"/>
                <w:lang w:val="en-GB"/>
              </w:rPr>
              <w:t>371</w:t>
            </w:r>
          </w:p>
        </w:tc>
        <w:tc>
          <w:tcPr>
            <w:tcW w:w="773" w:type="pct"/>
          </w:tcPr>
          <w:p w14:paraId="1EBABFD5" w14:textId="77777777" w:rsidR="00B149CD" w:rsidRPr="004F6D3E" w:rsidRDefault="00B149CD" w:rsidP="003B532A">
            <w:pPr>
              <w:snapToGrid w:val="0"/>
              <w:rPr>
                <w:rFonts w:ascii="Arial" w:hAnsi="Arial" w:cs="Arial"/>
                <w:lang w:val="en-GB"/>
              </w:rPr>
            </w:pPr>
            <w:r w:rsidRPr="004F6D3E">
              <w:rPr>
                <w:rFonts w:ascii="Arial" w:hAnsi="Arial" w:cs="Arial"/>
                <w:lang w:val="en-GB"/>
              </w:rPr>
              <w:t>79</w:t>
            </w:r>
          </w:p>
        </w:tc>
      </w:tr>
      <w:tr w:rsidR="00B149CD" w:rsidRPr="004F6D3E" w14:paraId="5F0FB1D1" w14:textId="77777777" w:rsidTr="003B532A">
        <w:tc>
          <w:tcPr>
            <w:tcW w:w="1645" w:type="pct"/>
          </w:tcPr>
          <w:p w14:paraId="1B90D3B0"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Unavailable</w:t>
            </w:r>
          </w:p>
        </w:tc>
        <w:tc>
          <w:tcPr>
            <w:tcW w:w="415" w:type="pct"/>
          </w:tcPr>
          <w:p w14:paraId="1E15D04B"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696" w:type="pct"/>
          </w:tcPr>
          <w:p w14:paraId="45E4A06B"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847" w:type="pct"/>
          </w:tcPr>
          <w:p w14:paraId="6EEAF42C"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624" w:type="pct"/>
          </w:tcPr>
          <w:p w14:paraId="46A62AE1"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773" w:type="pct"/>
          </w:tcPr>
          <w:p w14:paraId="6FC7CCFB"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r>
      <w:tr w:rsidR="00B149CD" w:rsidRPr="004F6D3E" w14:paraId="4FB8B91F" w14:textId="77777777" w:rsidTr="003B532A">
        <w:tc>
          <w:tcPr>
            <w:tcW w:w="1645" w:type="pct"/>
          </w:tcPr>
          <w:p w14:paraId="782589D8"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Birth year</w:t>
            </w:r>
          </w:p>
        </w:tc>
        <w:tc>
          <w:tcPr>
            <w:tcW w:w="415" w:type="pct"/>
          </w:tcPr>
          <w:p w14:paraId="53262B63" w14:textId="77777777" w:rsidR="00B149CD" w:rsidRPr="004F6D3E" w:rsidRDefault="00B149CD" w:rsidP="003B532A">
            <w:pPr>
              <w:snapToGrid w:val="0"/>
              <w:rPr>
                <w:rFonts w:ascii="Arial" w:hAnsi="Arial" w:cs="Arial"/>
                <w:lang w:val="en-GB"/>
              </w:rPr>
            </w:pPr>
          </w:p>
        </w:tc>
        <w:tc>
          <w:tcPr>
            <w:tcW w:w="696" w:type="pct"/>
          </w:tcPr>
          <w:p w14:paraId="7A5B61FB" w14:textId="77777777" w:rsidR="00B149CD" w:rsidRPr="004F6D3E" w:rsidRDefault="00B149CD" w:rsidP="003B532A">
            <w:pPr>
              <w:snapToGrid w:val="0"/>
              <w:rPr>
                <w:rFonts w:ascii="Arial" w:hAnsi="Arial" w:cs="Arial"/>
                <w:lang w:val="en-GB"/>
              </w:rPr>
            </w:pPr>
          </w:p>
        </w:tc>
        <w:tc>
          <w:tcPr>
            <w:tcW w:w="847" w:type="pct"/>
          </w:tcPr>
          <w:p w14:paraId="1ECAE567" w14:textId="77777777" w:rsidR="00B149CD" w:rsidRPr="004F6D3E" w:rsidRDefault="00B149CD" w:rsidP="003B532A">
            <w:pPr>
              <w:snapToGrid w:val="0"/>
              <w:rPr>
                <w:rFonts w:ascii="Arial" w:hAnsi="Arial" w:cs="Arial"/>
                <w:lang w:val="en-GB"/>
              </w:rPr>
            </w:pPr>
          </w:p>
        </w:tc>
        <w:tc>
          <w:tcPr>
            <w:tcW w:w="624" w:type="pct"/>
          </w:tcPr>
          <w:p w14:paraId="68CF66C6" w14:textId="77777777" w:rsidR="00B149CD" w:rsidRPr="004F6D3E" w:rsidRDefault="00B149CD" w:rsidP="003B532A">
            <w:pPr>
              <w:snapToGrid w:val="0"/>
              <w:rPr>
                <w:rFonts w:ascii="Arial" w:hAnsi="Arial" w:cs="Arial"/>
                <w:lang w:val="en-GB"/>
              </w:rPr>
            </w:pPr>
          </w:p>
        </w:tc>
        <w:tc>
          <w:tcPr>
            <w:tcW w:w="773" w:type="pct"/>
          </w:tcPr>
          <w:p w14:paraId="77A6A945" w14:textId="77777777" w:rsidR="00B149CD" w:rsidRPr="004F6D3E" w:rsidRDefault="00B149CD" w:rsidP="003B532A">
            <w:pPr>
              <w:snapToGrid w:val="0"/>
              <w:rPr>
                <w:rFonts w:ascii="Arial" w:hAnsi="Arial" w:cs="Arial"/>
                <w:lang w:val="en-GB"/>
              </w:rPr>
            </w:pPr>
          </w:p>
        </w:tc>
      </w:tr>
      <w:tr w:rsidR="00B149CD" w:rsidRPr="004F6D3E" w14:paraId="40334B73" w14:textId="77777777" w:rsidTr="003B532A">
        <w:tc>
          <w:tcPr>
            <w:tcW w:w="1645" w:type="pct"/>
          </w:tcPr>
          <w:p w14:paraId="7CA2BA3E"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2004–2007</w:t>
            </w:r>
          </w:p>
        </w:tc>
        <w:tc>
          <w:tcPr>
            <w:tcW w:w="415" w:type="pct"/>
          </w:tcPr>
          <w:p w14:paraId="09CFD084" w14:textId="77777777" w:rsidR="00B149CD" w:rsidRPr="004F6D3E" w:rsidRDefault="00B149CD" w:rsidP="003B532A">
            <w:pPr>
              <w:snapToGrid w:val="0"/>
              <w:rPr>
                <w:rFonts w:ascii="Arial" w:hAnsi="Arial" w:cs="Arial"/>
                <w:lang w:val="en-GB"/>
              </w:rPr>
            </w:pPr>
            <w:r w:rsidRPr="004F6D3E">
              <w:rPr>
                <w:rFonts w:ascii="Arial" w:hAnsi="Arial" w:cs="Arial"/>
                <w:lang w:val="en-GB"/>
              </w:rPr>
              <w:t>781</w:t>
            </w:r>
          </w:p>
        </w:tc>
        <w:tc>
          <w:tcPr>
            <w:tcW w:w="696" w:type="pct"/>
          </w:tcPr>
          <w:p w14:paraId="047F1254" w14:textId="77777777" w:rsidR="00B149CD" w:rsidRPr="004F6D3E" w:rsidRDefault="00B149CD" w:rsidP="003B532A">
            <w:pPr>
              <w:snapToGrid w:val="0"/>
              <w:rPr>
                <w:rFonts w:ascii="Arial" w:hAnsi="Arial" w:cs="Arial"/>
                <w:lang w:val="en-GB"/>
              </w:rPr>
            </w:pPr>
            <w:r w:rsidRPr="004F6D3E">
              <w:rPr>
                <w:rFonts w:ascii="Arial" w:hAnsi="Arial" w:cs="Arial"/>
                <w:lang w:val="en-GB"/>
              </w:rPr>
              <w:t>481</w:t>
            </w:r>
          </w:p>
        </w:tc>
        <w:tc>
          <w:tcPr>
            <w:tcW w:w="847" w:type="pct"/>
          </w:tcPr>
          <w:p w14:paraId="19EEC0BD" w14:textId="77777777" w:rsidR="00B149CD" w:rsidRPr="004F6D3E" w:rsidRDefault="00B149CD" w:rsidP="003B532A">
            <w:pPr>
              <w:snapToGrid w:val="0"/>
              <w:rPr>
                <w:rFonts w:ascii="Arial" w:hAnsi="Arial" w:cs="Arial"/>
                <w:lang w:val="en-GB"/>
              </w:rPr>
            </w:pPr>
            <w:r w:rsidRPr="004F6D3E">
              <w:rPr>
                <w:rFonts w:ascii="Arial" w:hAnsi="Arial" w:cs="Arial"/>
                <w:lang w:val="en-GB"/>
              </w:rPr>
              <w:t>300</w:t>
            </w:r>
          </w:p>
        </w:tc>
        <w:tc>
          <w:tcPr>
            <w:tcW w:w="624" w:type="pct"/>
          </w:tcPr>
          <w:p w14:paraId="7764CA2E" w14:textId="77777777" w:rsidR="00B149CD" w:rsidRPr="004F6D3E" w:rsidRDefault="00B149CD" w:rsidP="003B532A">
            <w:pPr>
              <w:snapToGrid w:val="0"/>
              <w:rPr>
                <w:rFonts w:ascii="Arial" w:hAnsi="Arial" w:cs="Arial"/>
                <w:lang w:val="en-GB"/>
              </w:rPr>
            </w:pPr>
            <w:r w:rsidRPr="004F6D3E">
              <w:rPr>
                <w:rFonts w:ascii="Arial" w:hAnsi="Arial" w:cs="Arial"/>
                <w:lang w:val="en-GB"/>
              </w:rPr>
              <w:t>419</w:t>
            </w:r>
          </w:p>
        </w:tc>
        <w:tc>
          <w:tcPr>
            <w:tcW w:w="773" w:type="pct"/>
          </w:tcPr>
          <w:p w14:paraId="70AD3767" w14:textId="77777777" w:rsidR="00B149CD" w:rsidRPr="004F6D3E" w:rsidRDefault="00B149CD" w:rsidP="003B532A">
            <w:pPr>
              <w:snapToGrid w:val="0"/>
              <w:rPr>
                <w:rFonts w:ascii="Arial" w:hAnsi="Arial" w:cs="Arial"/>
                <w:lang w:val="en-GB"/>
              </w:rPr>
            </w:pPr>
            <w:r w:rsidRPr="004F6D3E">
              <w:rPr>
                <w:rFonts w:ascii="Arial" w:hAnsi="Arial" w:cs="Arial"/>
                <w:lang w:val="en-GB"/>
              </w:rPr>
              <w:t>62</w:t>
            </w:r>
          </w:p>
        </w:tc>
      </w:tr>
      <w:tr w:rsidR="00B149CD" w:rsidRPr="004F6D3E" w14:paraId="442ABD98" w14:textId="77777777" w:rsidTr="003B532A">
        <w:tc>
          <w:tcPr>
            <w:tcW w:w="1645" w:type="pct"/>
          </w:tcPr>
          <w:p w14:paraId="0AE25D50"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2008–2011</w:t>
            </w:r>
          </w:p>
        </w:tc>
        <w:tc>
          <w:tcPr>
            <w:tcW w:w="415" w:type="pct"/>
          </w:tcPr>
          <w:p w14:paraId="29227412" w14:textId="77777777" w:rsidR="00B149CD" w:rsidRPr="004F6D3E" w:rsidRDefault="00B149CD" w:rsidP="003B532A">
            <w:pPr>
              <w:snapToGrid w:val="0"/>
              <w:rPr>
                <w:rFonts w:ascii="Arial" w:hAnsi="Arial" w:cs="Arial"/>
                <w:lang w:val="en-GB"/>
              </w:rPr>
            </w:pPr>
            <w:r w:rsidRPr="004F6D3E">
              <w:rPr>
                <w:rFonts w:ascii="Arial" w:hAnsi="Arial" w:cs="Arial"/>
                <w:lang w:val="en-GB"/>
              </w:rPr>
              <w:t>606</w:t>
            </w:r>
          </w:p>
        </w:tc>
        <w:tc>
          <w:tcPr>
            <w:tcW w:w="696" w:type="pct"/>
          </w:tcPr>
          <w:p w14:paraId="29CB9E3F" w14:textId="77777777" w:rsidR="00B149CD" w:rsidRPr="004F6D3E" w:rsidRDefault="00B149CD" w:rsidP="003B532A">
            <w:pPr>
              <w:snapToGrid w:val="0"/>
              <w:rPr>
                <w:rFonts w:ascii="Arial" w:hAnsi="Arial" w:cs="Arial"/>
                <w:lang w:val="en-GB"/>
              </w:rPr>
            </w:pPr>
            <w:r w:rsidRPr="004F6D3E">
              <w:rPr>
                <w:rFonts w:ascii="Arial" w:hAnsi="Arial" w:cs="Arial"/>
                <w:lang w:val="en-GB"/>
              </w:rPr>
              <w:t>355</w:t>
            </w:r>
          </w:p>
        </w:tc>
        <w:tc>
          <w:tcPr>
            <w:tcW w:w="847" w:type="pct"/>
          </w:tcPr>
          <w:p w14:paraId="0382AA36" w14:textId="77777777" w:rsidR="00B149CD" w:rsidRPr="004F6D3E" w:rsidRDefault="00B149CD" w:rsidP="003B532A">
            <w:pPr>
              <w:snapToGrid w:val="0"/>
              <w:rPr>
                <w:rFonts w:ascii="Arial" w:hAnsi="Arial" w:cs="Arial"/>
                <w:lang w:val="en-GB"/>
              </w:rPr>
            </w:pPr>
            <w:r w:rsidRPr="004F6D3E">
              <w:rPr>
                <w:rFonts w:ascii="Arial" w:hAnsi="Arial" w:cs="Arial"/>
                <w:lang w:val="en-GB"/>
              </w:rPr>
              <w:t>251</w:t>
            </w:r>
          </w:p>
        </w:tc>
        <w:tc>
          <w:tcPr>
            <w:tcW w:w="624" w:type="pct"/>
          </w:tcPr>
          <w:p w14:paraId="46C88C7E" w14:textId="77777777" w:rsidR="00B149CD" w:rsidRPr="004F6D3E" w:rsidRDefault="00B149CD" w:rsidP="003B532A">
            <w:pPr>
              <w:snapToGrid w:val="0"/>
              <w:rPr>
                <w:rFonts w:ascii="Arial" w:hAnsi="Arial" w:cs="Arial"/>
                <w:lang w:val="en-GB"/>
              </w:rPr>
            </w:pPr>
            <w:r w:rsidRPr="004F6D3E">
              <w:rPr>
                <w:rFonts w:ascii="Arial" w:hAnsi="Arial" w:cs="Arial"/>
                <w:lang w:val="en-GB"/>
              </w:rPr>
              <w:t>295</w:t>
            </w:r>
          </w:p>
        </w:tc>
        <w:tc>
          <w:tcPr>
            <w:tcW w:w="773" w:type="pct"/>
          </w:tcPr>
          <w:p w14:paraId="16C2A46E" w14:textId="77777777" w:rsidR="00B149CD" w:rsidRPr="004F6D3E" w:rsidRDefault="00B149CD" w:rsidP="003B532A">
            <w:pPr>
              <w:snapToGrid w:val="0"/>
              <w:rPr>
                <w:rFonts w:ascii="Arial" w:hAnsi="Arial" w:cs="Arial"/>
                <w:lang w:val="en-GB"/>
              </w:rPr>
            </w:pPr>
            <w:r w:rsidRPr="004F6D3E">
              <w:rPr>
                <w:rFonts w:ascii="Arial" w:hAnsi="Arial" w:cs="Arial"/>
                <w:lang w:val="en-GB"/>
              </w:rPr>
              <w:t>60</w:t>
            </w:r>
          </w:p>
        </w:tc>
      </w:tr>
      <w:tr w:rsidR="00B149CD" w:rsidRPr="004F6D3E" w14:paraId="6CFB1597" w14:textId="77777777" w:rsidTr="003B532A">
        <w:tc>
          <w:tcPr>
            <w:tcW w:w="1645" w:type="pct"/>
          </w:tcPr>
          <w:p w14:paraId="36B83B73"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Unavailable</w:t>
            </w:r>
          </w:p>
        </w:tc>
        <w:tc>
          <w:tcPr>
            <w:tcW w:w="415" w:type="pct"/>
          </w:tcPr>
          <w:p w14:paraId="54CD6C57"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696" w:type="pct"/>
          </w:tcPr>
          <w:p w14:paraId="67C21CF8"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847" w:type="pct"/>
          </w:tcPr>
          <w:p w14:paraId="1CDE4E5B"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624" w:type="pct"/>
          </w:tcPr>
          <w:p w14:paraId="1770C0FE"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c>
          <w:tcPr>
            <w:tcW w:w="773" w:type="pct"/>
          </w:tcPr>
          <w:p w14:paraId="5BA89222" w14:textId="77777777" w:rsidR="00B149CD" w:rsidRPr="004F6D3E" w:rsidRDefault="00B149CD" w:rsidP="003B532A">
            <w:pPr>
              <w:snapToGrid w:val="0"/>
              <w:rPr>
                <w:rFonts w:ascii="Arial" w:hAnsi="Arial" w:cs="Arial"/>
                <w:lang w:val="en-GB"/>
              </w:rPr>
            </w:pPr>
            <w:r w:rsidRPr="004F6D3E">
              <w:rPr>
                <w:rFonts w:ascii="Arial" w:hAnsi="Arial" w:cs="Arial"/>
                <w:lang w:val="en-GB"/>
              </w:rPr>
              <w:t>0</w:t>
            </w:r>
          </w:p>
        </w:tc>
      </w:tr>
      <w:tr w:rsidR="00B149CD" w:rsidRPr="004F6D3E" w14:paraId="64A31F18" w14:textId="77777777" w:rsidTr="003B532A">
        <w:tc>
          <w:tcPr>
            <w:tcW w:w="1645" w:type="pct"/>
          </w:tcPr>
          <w:p w14:paraId="777829A1"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Ethnicity</w:t>
            </w:r>
          </w:p>
        </w:tc>
        <w:tc>
          <w:tcPr>
            <w:tcW w:w="415" w:type="pct"/>
          </w:tcPr>
          <w:p w14:paraId="57E1F55B" w14:textId="77777777" w:rsidR="00B149CD" w:rsidRPr="004F6D3E" w:rsidRDefault="00B149CD" w:rsidP="003B532A">
            <w:pPr>
              <w:snapToGrid w:val="0"/>
              <w:rPr>
                <w:rFonts w:ascii="Arial" w:hAnsi="Arial" w:cs="Arial"/>
                <w:lang w:val="en-GB"/>
              </w:rPr>
            </w:pPr>
          </w:p>
        </w:tc>
        <w:tc>
          <w:tcPr>
            <w:tcW w:w="696" w:type="pct"/>
          </w:tcPr>
          <w:p w14:paraId="128E853E" w14:textId="77777777" w:rsidR="00B149CD" w:rsidRPr="004F6D3E" w:rsidRDefault="00B149CD" w:rsidP="003B532A">
            <w:pPr>
              <w:snapToGrid w:val="0"/>
              <w:rPr>
                <w:rFonts w:ascii="Arial" w:hAnsi="Arial" w:cs="Arial"/>
                <w:lang w:val="en-GB"/>
              </w:rPr>
            </w:pPr>
          </w:p>
        </w:tc>
        <w:tc>
          <w:tcPr>
            <w:tcW w:w="847" w:type="pct"/>
          </w:tcPr>
          <w:p w14:paraId="009A658F" w14:textId="77777777" w:rsidR="00B149CD" w:rsidRPr="004F6D3E" w:rsidRDefault="00B149CD" w:rsidP="003B532A">
            <w:pPr>
              <w:snapToGrid w:val="0"/>
              <w:rPr>
                <w:rFonts w:ascii="Arial" w:hAnsi="Arial" w:cs="Arial"/>
                <w:lang w:val="en-GB"/>
              </w:rPr>
            </w:pPr>
          </w:p>
        </w:tc>
        <w:tc>
          <w:tcPr>
            <w:tcW w:w="624" w:type="pct"/>
          </w:tcPr>
          <w:p w14:paraId="3E36BDBF" w14:textId="77777777" w:rsidR="00B149CD" w:rsidRPr="004F6D3E" w:rsidRDefault="00B149CD" w:rsidP="003B532A">
            <w:pPr>
              <w:snapToGrid w:val="0"/>
              <w:rPr>
                <w:rFonts w:ascii="Arial" w:hAnsi="Arial" w:cs="Arial"/>
                <w:lang w:val="en-GB"/>
              </w:rPr>
            </w:pPr>
          </w:p>
        </w:tc>
        <w:tc>
          <w:tcPr>
            <w:tcW w:w="773" w:type="pct"/>
          </w:tcPr>
          <w:p w14:paraId="551A14F7" w14:textId="77777777" w:rsidR="00B149CD" w:rsidRPr="004F6D3E" w:rsidRDefault="00B149CD" w:rsidP="003B532A">
            <w:pPr>
              <w:snapToGrid w:val="0"/>
              <w:rPr>
                <w:rFonts w:ascii="Arial" w:hAnsi="Arial" w:cs="Arial"/>
                <w:lang w:val="en-GB"/>
              </w:rPr>
            </w:pPr>
          </w:p>
        </w:tc>
      </w:tr>
      <w:tr w:rsidR="00B149CD" w:rsidRPr="004F6D3E" w14:paraId="73F5021F" w14:textId="77777777" w:rsidTr="003B532A">
        <w:tc>
          <w:tcPr>
            <w:tcW w:w="1645" w:type="pct"/>
          </w:tcPr>
          <w:p w14:paraId="60ECD3FA"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White</w:t>
            </w:r>
          </w:p>
        </w:tc>
        <w:tc>
          <w:tcPr>
            <w:tcW w:w="415" w:type="pct"/>
          </w:tcPr>
          <w:p w14:paraId="788D0C1D" w14:textId="77777777" w:rsidR="00B149CD" w:rsidRPr="004F6D3E" w:rsidRDefault="00B149CD" w:rsidP="003B532A">
            <w:pPr>
              <w:snapToGrid w:val="0"/>
              <w:rPr>
                <w:rFonts w:ascii="Arial" w:hAnsi="Arial" w:cs="Arial"/>
                <w:lang w:val="en-GB"/>
              </w:rPr>
            </w:pPr>
            <w:r w:rsidRPr="004F6D3E">
              <w:rPr>
                <w:rFonts w:ascii="Arial" w:hAnsi="Arial" w:cs="Arial"/>
                <w:lang w:val="en-GB"/>
              </w:rPr>
              <w:t>1005</w:t>
            </w:r>
          </w:p>
        </w:tc>
        <w:tc>
          <w:tcPr>
            <w:tcW w:w="696" w:type="pct"/>
          </w:tcPr>
          <w:p w14:paraId="56169CC2" w14:textId="77777777" w:rsidR="00B149CD" w:rsidRPr="004F6D3E" w:rsidRDefault="00B149CD" w:rsidP="003B532A">
            <w:pPr>
              <w:snapToGrid w:val="0"/>
              <w:rPr>
                <w:rFonts w:ascii="Arial" w:hAnsi="Arial" w:cs="Arial"/>
                <w:lang w:val="en-GB"/>
              </w:rPr>
            </w:pPr>
          </w:p>
        </w:tc>
        <w:tc>
          <w:tcPr>
            <w:tcW w:w="847" w:type="pct"/>
          </w:tcPr>
          <w:p w14:paraId="3C88B1CB" w14:textId="77777777" w:rsidR="00B149CD" w:rsidRPr="004F6D3E" w:rsidRDefault="00B149CD" w:rsidP="003B532A">
            <w:pPr>
              <w:snapToGrid w:val="0"/>
              <w:rPr>
                <w:rFonts w:ascii="Arial" w:hAnsi="Arial" w:cs="Arial"/>
                <w:lang w:val="en-GB"/>
              </w:rPr>
            </w:pPr>
          </w:p>
        </w:tc>
        <w:tc>
          <w:tcPr>
            <w:tcW w:w="624" w:type="pct"/>
          </w:tcPr>
          <w:p w14:paraId="63198120" w14:textId="77777777" w:rsidR="00B149CD" w:rsidRPr="004F6D3E" w:rsidRDefault="00B149CD" w:rsidP="003B532A">
            <w:pPr>
              <w:snapToGrid w:val="0"/>
              <w:rPr>
                <w:rFonts w:ascii="Arial" w:hAnsi="Arial" w:cs="Arial"/>
                <w:lang w:val="en-GB"/>
              </w:rPr>
            </w:pPr>
          </w:p>
        </w:tc>
        <w:tc>
          <w:tcPr>
            <w:tcW w:w="773" w:type="pct"/>
          </w:tcPr>
          <w:p w14:paraId="647B944C" w14:textId="77777777" w:rsidR="00B149CD" w:rsidRPr="004F6D3E" w:rsidRDefault="00B149CD" w:rsidP="003B532A">
            <w:pPr>
              <w:snapToGrid w:val="0"/>
              <w:rPr>
                <w:rFonts w:ascii="Arial" w:hAnsi="Arial" w:cs="Arial"/>
                <w:lang w:val="en-GB"/>
              </w:rPr>
            </w:pPr>
          </w:p>
        </w:tc>
      </w:tr>
      <w:tr w:rsidR="00B149CD" w:rsidRPr="004F6D3E" w14:paraId="0F87C076" w14:textId="77777777" w:rsidTr="003B532A">
        <w:tc>
          <w:tcPr>
            <w:tcW w:w="1645" w:type="pct"/>
          </w:tcPr>
          <w:p w14:paraId="195F494A" w14:textId="77777777" w:rsidR="00B149CD" w:rsidRPr="004F6D3E" w:rsidRDefault="00B149CD" w:rsidP="003B532A">
            <w:pPr>
              <w:snapToGrid w:val="0"/>
              <w:rPr>
                <w:rFonts w:ascii="Arial" w:hAnsi="Arial" w:cs="Arial"/>
                <w:b/>
                <w:bCs/>
                <w:lang w:val="en-GB"/>
              </w:rPr>
            </w:pPr>
            <w:r>
              <w:rPr>
                <w:rFonts w:ascii="Arial" w:hAnsi="Arial" w:cs="Arial"/>
                <w:b/>
                <w:bCs/>
                <w:lang w:val="en-GB"/>
              </w:rPr>
              <w:t>Ethnic minority</w:t>
            </w:r>
          </w:p>
        </w:tc>
        <w:tc>
          <w:tcPr>
            <w:tcW w:w="415" w:type="pct"/>
          </w:tcPr>
          <w:p w14:paraId="778B5041" w14:textId="77777777" w:rsidR="00B149CD" w:rsidRPr="004F6D3E" w:rsidRDefault="00B149CD" w:rsidP="003B532A">
            <w:pPr>
              <w:snapToGrid w:val="0"/>
              <w:rPr>
                <w:rFonts w:ascii="Arial" w:hAnsi="Arial" w:cs="Arial"/>
                <w:lang w:val="en-GB"/>
              </w:rPr>
            </w:pPr>
            <w:r w:rsidRPr="004F6D3E">
              <w:rPr>
                <w:rFonts w:ascii="Arial" w:hAnsi="Arial" w:cs="Arial"/>
                <w:lang w:val="en-GB"/>
              </w:rPr>
              <w:t>367</w:t>
            </w:r>
          </w:p>
        </w:tc>
        <w:tc>
          <w:tcPr>
            <w:tcW w:w="696" w:type="pct"/>
          </w:tcPr>
          <w:p w14:paraId="3692CC8B" w14:textId="77777777" w:rsidR="00B149CD" w:rsidRPr="004F6D3E" w:rsidRDefault="00B149CD" w:rsidP="003B532A">
            <w:pPr>
              <w:snapToGrid w:val="0"/>
              <w:rPr>
                <w:rFonts w:ascii="Arial" w:hAnsi="Arial" w:cs="Arial"/>
                <w:lang w:val="en-GB"/>
              </w:rPr>
            </w:pPr>
          </w:p>
        </w:tc>
        <w:tc>
          <w:tcPr>
            <w:tcW w:w="847" w:type="pct"/>
          </w:tcPr>
          <w:p w14:paraId="38BDBEF2" w14:textId="77777777" w:rsidR="00B149CD" w:rsidRPr="004F6D3E" w:rsidRDefault="00B149CD" w:rsidP="003B532A">
            <w:pPr>
              <w:snapToGrid w:val="0"/>
              <w:rPr>
                <w:rFonts w:ascii="Arial" w:hAnsi="Arial" w:cs="Arial"/>
                <w:lang w:val="en-GB"/>
              </w:rPr>
            </w:pPr>
          </w:p>
        </w:tc>
        <w:tc>
          <w:tcPr>
            <w:tcW w:w="624" w:type="pct"/>
          </w:tcPr>
          <w:p w14:paraId="62532A92" w14:textId="77777777" w:rsidR="00B149CD" w:rsidRPr="004F6D3E" w:rsidRDefault="00B149CD" w:rsidP="003B532A">
            <w:pPr>
              <w:snapToGrid w:val="0"/>
              <w:rPr>
                <w:rFonts w:ascii="Arial" w:hAnsi="Arial" w:cs="Arial"/>
                <w:lang w:val="en-GB"/>
              </w:rPr>
            </w:pPr>
          </w:p>
        </w:tc>
        <w:tc>
          <w:tcPr>
            <w:tcW w:w="773" w:type="pct"/>
          </w:tcPr>
          <w:p w14:paraId="2B950905" w14:textId="77777777" w:rsidR="00B149CD" w:rsidRPr="004F6D3E" w:rsidRDefault="00B149CD" w:rsidP="003B532A">
            <w:pPr>
              <w:snapToGrid w:val="0"/>
              <w:rPr>
                <w:rFonts w:ascii="Arial" w:hAnsi="Arial" w:cs="Arial"/>
                <w:lang w:val="en-GB"/>
              </w:rPr>
            </w:pPr>
          </w:p>
        </w:tc>
      </w:tr>
      <w:tr w:rsidR="00B149CD" w:rsidRPr="004F6D3E" w14:paraId="2020F10D" w14:textId="77777777" w:rsidTr="003B532A">
        <w:tc>
          <w:tcPr>
            <w:tcW w:w="1645" w:type="pct"/>
          </w:tcPr>
          <w:p w14:paraId="65EF38D2"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Unavailable</w:t>
            </w:r>
          </w:p>
        </w:tc>
        <w:tc>
          <w:tcPr>
            <w:tcW w:w="415" w:type="pct"/>
          </w:tcPr>
          <w:p w14:paraId="2563B4D8" w14:textId="77777777" w:rsidR="00B149CD" w:rsidRPr="004F6D3E" w:rsidRDefault="00B149CD" w:rsidP="003B532A">
            <w:pPr>
              <w:snapToGrid w:val="0"/>
              <w:rPr>
                <w:rFonts w:ascii="Arial" w:hAnsi="Arial" w:cs="Arial"/>
                <w:lang w:val="en-GB"/>
              </w:rPr>
            </w:pPr>
            <w:r w:rsidRPr="004F6D3E">
              <w:rPr>
                <w:rFonts w:ascii="Arial" w:hAnsi="Arial" w:cs="Arial"/>
                <w:lang w:val="en-GB"/>
              </w:rPr>
              <w:t>15</w:t>
            </w:r>
          </w:p>
        </w:tc>
        <w:tc>
          <w:tcPr>
            <w:tcW w:w="696" w:type="pct"/>
          </w:tcPr>
          <w:p w14:paraId="7D1D932A" w14:textId="77777777" w:rsidR="00B149CD" w:rsidRPr="004F6D3E" w:rsidRDefault="00B149CD" w:rsidP="003B532A">
            <w:pPr>
              <w:snapToGrid w:val="0"/>
              <w:rPr>
                <w:rFonts w:ascii="Arial" w:hAnsi="Arial" w:cs="Arial"/>
                <w:lang w:val="en-GB"/>
              </w:rPr>
            </w:pPr>
          </w:p>
        </w:tc>
        <w:tc>
          <w:tcPr>
            <w:tcW w:w="847" w:type="pct"/>
          </w:tcPr>
          <w:p w14:paraId="72A3A425" w14:textId="77777777" w:rsidR="00B149CD" w:rsidRPr="004F6D3E" w:rsidRDefault="00B149CD" w:rsidP="003B532A">
            <w:pPr>
              <w:snapToGrid w:val="0"/>
              <w:rPr>
                <w:rFonts w:ascii="Arial" w:hAnsi="Arial" w:cs="Arial"/>
                <w:lang w:val="en-GB"/>
              </w:rPr>
            </w:pPr>
          </w:p>
        </w:tc>
        <w:tc>
          <w:tcPr>
            <w:tcW w:w="624" w:type="pct"/>
          </w:tcPr>
          <w:p w14:paraId="0ADD233E" w14:textId="77777777" w:rsidR="00B149CD" w:rsidRPr="004F6D3E" w:rsidRDefault="00B149CD" w:rsidP="003B532A">
            <w:pPr>
              <w:snapToGrid w:val="0"/>
              <w:rPr>
                <w:rFonts w:ascii="Arial" w:hAnsi="Arial" w:cs="Arial"/>
                <w:lang w:val="en-GB"/>
              </w:rPr>
            </w:pPr>
          </w:p>
        </w:tc>
        <w:tc>
          <w:tcPr>
            <w:tcW w:w="773" w:type="pct"/>
          </w:tcPr>
          <w:p w14:paraId="609DC87B" w14:textId="77777777" w:rsidR="00B149CD" w:rsidRPr="004F6D3E" w:rsidRDefault="00B149CD" w:rsidP="003B532A">
            <w:pPr>
              <w:snapToGrid w:val="0"/>
              <w:rPr>
                <w:rFonts w:ascii="Arial" w:hAnsi="Arial" w:cs="Arial"/>
                <w:lang w:val="en-GB"/>
              </w:rPr>
            </w:pPr>
          </w:p>
        </w:tc>
      </w:tr>
      <w:tr w:rsidR="00B149CD" w:rsidRPr="004F6D3E" w14:paraId="70974D0F" w14:textId="77777777" w:rsidTr="003B532A">
        <w:tc>
          <w:tcPr>
            <w:tcW w:w="1645" w:type="pct"/>
          </w:tcPr>
          <w:p w14:paraId="2ACC3573"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Mean household income (x, annual)</w:t>
            </w:r>
          </w:p>
        </w:tc>
        <w:tc>
          <w:tcPr>
            <w:tcW w:w="415" w:type="pct"/>
          </w:tcPr>
          <w:p w14:paraId="772B3951" w14:textId="77777777" w:rsidR="00B149CD" w:rsidRPr="004F6D3E" w:rsidRDefault="00B149CD" w:rsidP="003B532A">
            <w:pPr>
              <w:snapToGrid w:val="0"/>
              <w:rPr>
                <w:rFonts w:ascii="Arial" w:hAnsi="Arial" w:cs="Arial"/>
                <w:lang w:val="en-GB"/>
              </w:rPr>
            </w:pPr>
          </w:p>
        </w:tc>
        <w:tc>
          <w:tcPr>
            <w:tcW w:w="696" w:type="pct"/>
          </w:tcPr>
          <w:p w14:paraId="5042CFA3" w14:textId="77777777" w:rsidR="00B149CD" w:rsidRPr="004F6D3E" w:rsidRDefault="00B149CD" w:rsidP="003B532A">
            <w:pPr>
              <w:snapToGrid w:val="0"/>
              <w:rPr>
                <w:rFonts w:ascii="Arial" w:hAnsi="Arial" w:cs="Arial"/>
                <w:lang w:val="en-GB"/>
              </w:rPr>
            </w:pPr>
          </w:p>
        </w:tc>
        <w:tc>
          <w:tcPr>
            <w:tcW w:w="847" w:type="pct"/>
          </w:tcPr>
          <w:p w14:paraId="2E2479C1" w14:textId="77777777" w:rsidR="00B149CD" w:rsidRPr="004F6D3E" w:rsidRDefault="00B149CD" w:rsidP="003B532A">
            <w:pPr>
              <w:snapToGrid w:val="0"/>
              <w:rPr>
                <w:rFonts w:ascii="Arial" w:hAnsi="Arial" w:cs="Arial"/>
                <w:lang w:val="en-GB"/>
              </w:rPr>
            </w:pPr>
          </w:p>
        </w:tc>
        <w:tc>
          <w:tcPr>
            <w:tcW w:w="624" w:type="pct"/>
          </w:tcPr>
          <w:p w14:paraId="485FBD46" w14:textId="77777777" w:rsidR="00B149CD" w:rsidRPr="004F6D3E" w:rsidRDefault="00B149CD" w:rsidP="003B532A">
            <w:pPr>
              <w:snapToGrid w:val="0"/>
              <w:rPr>
                <w:rFonts w:ascii="Arial" w:hAnsi="Arial" w:cs="Arial"/>
                <w:lang w:val="en-GB"/>
              </w:rPr>
            </w:pPr>
          </w:p>
        </w:tc>
        <w:tc>
          <w:tcPr>
            <w:tcW w:w="773" w:type="pct"/>
          </w:tcPr>
          <w:p w14:paraId="1BED104E" w14:textId="77777777" w:rsidR="00B149CD" w:rsidRPr="004F6D3E" w:rsidRDefault="00B149CD" w:rsidP="003B532A">
            <w:pPr>
              <w:snapToGrid w:val="0"/>
              <w:rPr>
                <w:rFonts w:ascii="Arial" w:hAnsi="Arial" w:cs="Arial"/>
                <w:lang w:val="en-GB"/>
              </w:rPr>
            </w:pPr>
          </w:p>
        </w:tc>
      </w:tr>
      <w:tr w:rsidR="00B149CD" w:rsidRPr="004F6D3E" w14:paraId="728E0E8E" w14:textId="77777777" w:rsidTr="003B532A">
        <w:tc>
          <w:tcPr>
            <w:tcW w:w="1645" w:type="pct"/>
          </w:tcPr>
          <w:p w14:paraId="777438A6"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x &lt; £40,000</w:t>
            </w:r>
          </w:p>
        </w:tc>
        <w:tc>
          <w:tcPr>
            <w:tcW w:w="415" w:type="pct"/>
          </w:tcPr>
          <w:p w14:paraId="40AE306A" w14:textId="77777777" w:rsidR="00B149CD" w:rsidRPr="004F6D3E" w:rsidRDefault="00B149CD" w:rsidP="003B532A">
            <w:pPr>
              <w:snapToGrid w:val="0"/>
              <w:rPr>
                <w:rFonts w:ascii="Arial" w:hAnsi="Arial" w:cs="Arial"/>
                <w:lang w:val="en-GB"/>
              </w:rPr>
            </w:pPr>
            <w:r w:rsidRPr="004F6D3E">
              <w:rPr>
                <w:rFonts w:ascii="Arial" w:hAnsi="Arial" w:cs="Arial"/>
                <w:lang w:val="en-GB"/>
              </w:rPr>
              <w:t>378</w:t>
            </w:r>
          </w:p>
        </w:tc>
        <w:tc>
          <w:tcPr>
            <w:tcW w:w="696" w:type="pct"/>
          </w:tcPr>
          <w:p w14:paraId="758432F0" w14:textId="77777777" w:rsidR="00B149CD" w:rsidRPr="004F6D3E" w:rsidRDefault="00B149CD" w:rsidP="003B532A">
            <w:pPr>
              <w:snapToGrid w:val="0"/>
              <w:rPr>
                <w:rFonts w:ascii="Arial" w:hAnsi="Arial" w:cs="Arial"/>
                <w:lang w:val="en-GB"/>
              </w:rPr>
            </w:pPr>
            <w:r w:rsidRPr="004F6D3E">
              <w:rPr>
                <w:rFonts w:ascii="Arial" w:hAnsi="Arial" w:cs="Arial"/>
                <w:lang w:val="en-GB"/>
              </w:rPr>
              <w:t>250</w:t>
            </w:r>
          </w:p>
        </w:tc>
        <w:tc>
          <w:tcPr>
            <w:tcW w:w="847" w:type="pct"/>
          </w:tcPr>
          <w:p w14:paraId="6BA3189F" w14:textId="77777777" w:rsidR="00B149CD" w:rsidRPr="004F6D3E" w:rsidRDefault="00B149CD" w:rsidP="003B532A">
            <w:pPr>
              <w:snapToGrid w:val="0"/>
              <w:rPr>
                <w:rFonts w:ascii="Arial" w:hAnsi="Arial" w:cs="Arial"/>
                <w:lang w:val="en-GB"/>
              </w:rPr>
            </w:pPr>
            <w:r w:rsidRPr="004F6D3E">
              <w:rPr>
                <w:rFonts w:ascii="Arial" w:hAnsi="Arial" w:cs="Arial"/>
                <w:lang w:val="en-GB"/>
              </w:rPr>
              <w:t>128</w:t>
            </w:r>
          </w:p>
        </w:tc>
        <w:tc>
          <w:tcPr>
            <w:tcW w:w="624" w:type="pct"/>
          </w:tcPr>
          <w:p w14:paraId="6AF47A47" w14:textId="77777777" w:rsidR="00B149CD" w:rsidRPr="004F6D3E" w:rsidRDefault="00B149CD" w:rsidP="003B532A">
            <w:pPr>
              <w:snapToGrid w:val="0"/>
              <w:rPr>
                <w:rFonts w:ascii="Arial" w:hAnsi="Arial" w:cs="Arial"/>
                <w:lang w:val="en-GB"/>
              </w:rPr>
            </w:pPr>
            <w:r w:rsidRPr="004F6D3E">
              <w:rPr>
                <w:rFonts w:ascii="Arial" w:hAnsi="Arial" w:cs="Arial"/>
                <w:lang w:val="en-GB"/>
              </w:rPr>
              <w:t>205</w:t>
            </w:r>
          </w:p>
        </w:tc>
        <w:tc>
          <w:tcPr>
            <w:tcW w:w="773" w:type="pct"/>
          </w:tcPr>
          <w:p w14:paraId="4003F300" w14:textId="77777777" w:rsidR="00B149CD" w:rsidRPr="004F6D3E" w:rsidRDefault="00B149CD" w:rsidP="003B532A">
            <w:pPr>
              <w:snapToGrid w:val="0"/>
              <w:rPr>
                <w:rFonts w:ascii="Arial" w:hAnsi="Arial" w:cs="Arial"/>
                <w:lang w:val="en-GB"/>
              </w:rPr>
            </w:pPr>
            <w:r w:rsidRPr="004F6D3E">
              <w:rPr>
                <w:rFonts w:ascii="Arial" w:hAnsi="Arial" w:cs="Arial"/>
                <w:lang w:val="en-GB"/>
              </w:rPr>
              <w:t>45</w:t>
            </w:r>
          </w:p>
        </w:tc>
      </w:tr>
      <w:tr w:rsidR="00B149CD" w:rsidRPr="004F6D3E" w14:paraId="7C16EC9D" w14:textId="77777777" w:rsidTr="003B532A">
        <w:tc>
          <w:tcPr>
            <w:tcW w:w="1645" w:type="pct"/>
          </w:tcPr>
          <w:p w14:paraId="4ED14955"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£40,000 ≤ x</w:t>
            </w:r>
          </w:p>
        </w:tc>
        <w:tc>
          <w:tcPr>
            <w:tcW w:w="415" w:type="pct"/>
          </w:tcPr>
          <w:p w14:paraId="4DF72383" w14:textId="77777777" w:rsidR="00B149CD" w:rsidRPr="004F6D3E" w:rsidRDefault="00B149CD" w:rsidP="003B532A">
            <w:pPr>
              <w:snapToGrid w:val="0"/>
              <w:rPr>
                <w:rFonts w:ascii="Arial" w:hAnsi="Arial" w:cs="Arial"/>
                <w:lang w:val="en-GB"/>
              </w:rPr>
            </w:pPr>
            <w:r w:rsidRPr="004F6D3E">
              <w:rPr>
                <w:rFonts w:ascii="Arial" w:hAnsi="Arial" w:cs="Arial"/>
                <w:lang w:val="en-GB"/>
              </w:rPr>
              <w:t>407</w:t>
            </w:r>
          </w:p>
        </w:tc>
        <w:tc>
          <w:tcPr>
            <w:tcW w:w="696" w:type="pct"/>
          </w:tcPr>
          <w:p w14:paraId="1D1A2611" w14:textId="77777777" w:rsidR="00B149CD" w:rsidRPr="004F6D3E" w:rsidRDefault="00B149CD" w:rsidP="003B532A">
            <w:pPr>
              <w:snapToGrid w:val="0"/>
              <w:rPr>
                <w:rFonts w:ascii="Arial" w:hAnsi="Arial" w:cs="Arial"/>
                <w:lang w:val="en-GB"/>
              </w:rPr>
            </w:pPr>
            <w:r w:rsidRPr="004F6D3E">
              <w:rPr>
                <w:rFonts w:ascii="Arial" w:hAnsi="Arial" w:cs="Arial"/>
                <w:lang w:val="en-GB"/>
              </w:rPr>
              <w:t>260</w:t>
            </w:r>
          </w:p>
        </w:tc>
        <w:tc>
          <w:tcPr>
            <w:tcW w:w="847" w:type="pct"/>
          </w:tcPr>
          <w:p w14:paraId="0F332CFA" w14:textId="77777777" w:rsidR="00B149CD" w:rsidRPr="004F6D3E" w:rsidRDefault="00B149CD" w:rsidP="003B532A">
            <w:pPr>
              <w:snapToGrid w:val="0"/>
              <w:rPr>
                <w:rFonts w:ascii="Arial" w:hAnsi="Arial" w:cs="Arial"/>
                <w:lang w:val="en-GB"/>
              </w:rPr>
            </w:pPr>
            <w:r w:rsidRPr="004F6D3E">
              <w:rPr>
                <w:rFonts w:ascii="Arial" w:hAnsi="Arial" w:cs="Arial"/>
                <w:lang w:val="en-GB"/>
              </w:rPr>
              <w:t>147</w:t>
            </w:r>
          </w:p>
        </w:tc>
        <w:tc>
          <w:tcPr>
            <w:tcW w:w="624" w:type="pct"/>
          </w:tcPr>
          <w:p w14:paraId="39511B48" w14:textId="77777777" w:rsidR="00B149CD" w:rsidRPr="004F6D3E" w:rsidRDefault="00B149CD" w:rsidP="003B532A">
            <w:pPr>
              <w:snapToGrid w:val="0"/>
              <w:rPr>
                <w:rFonts w:ascii="Arial" w:hAnsi="Arial" w:cs="Arial"/>
                <w:lang w:val="en-GB"/>
              </w:rPr>
            </w:pPr>
            <w:r w:rsidRPr="004F6D3E">
              <w:rPr>
                <w:rFonts w:ascii="Arial" w:hAnsi="Arial" w:cs="Arial"/>
                <w:lang w:val="en-GB"/>
              </w:rPr>
              <w:t>228</w:t>
            </w:r>
          </w:p>
        </w:tc>
        <w:tc>
          <w:tcPr>
            <w:tcW w:w="773" w:type="pct"/>
          </w:tcPr>
          <w:p w14:paraId="7790764A" w14:textId="77777777" w:rsidR="00B149CD" w:rsidRPr="004F6D3E" w:rsidRDefault="00B149CD" w:rsidP="003B532A">
            <w:pPr>
              <w:snapToGrid w:val="0"/>
              <w:rPr>
                <w:rFonts w:ascii="Arial" w:hAnsi="Arial" w:cs="Arial"/>
                <w:lang w:val="en-GB"/>
              </w:rPr>
            </w:pPr>
            <w:r w:rsidRPr="004F6D3E">
              <w:rPr>
                <w:rFonts w:ascii="Arial" w:hAnsi="Arial" w:cs="Arial"/>
                <w:lang w:val="en-GB"/>
              </w:rPr>
              <w:t>32</w:t>
            </w:r>
          </w:p>
        </w:tc>
      </w:tr>
      <w:tr w:rsidR="00B149CD" w:rsidRPr="004F6D3E" w14:paraId="4B18811D" w14:textId="77777777" w:rsidTr="003B532A">
        <w:tc>
          <w:tcPr>
            <w:tcW w:w="1645" w:type="pct"/>
          </w:tcPr>
          <w:p w14:paraId="16804D6E" w14:textId="77777777" w:rsidR="00B149CD" w:rsidRPr="004F6D3E" w:rsidRDefault="00B149CD" w:rsidP="003B532A">
            <w:pPr>
              <w:snapToGrid w:val="0"/>
              <w:rPr>
                <w:rFonts w:ascii="Arial" w:hAnsi="Arial" w:cs="Arial"/>
                <w:b/>
                <w:bCs/>
                <w:lang w:val="en-GB"/>
              </w:rPr>
            </w:pPr>
            <w:r w:rsidRPr="004F6D3E">
              <w:rPr>
                <w:rFonts w:ascii="Arial" w:hAnsi="Arial" w:cs="Arial"/>
                <w:b/>
                <w:bCs/>
                <w:lang w:val="en-GB"/>
              </w:rPr>
              <w:t>Unavailable</w:t>
            </w:r>
          </w:p>
        </w:tc>
        <w:tc>
          <w:tcPr>
            <w:tcW w:w="415" w:type="pct"/>
          </w:tcPr>
          <w:p w14:paraId="53273B51" w14:textId="77777777" w:rsidR="00B149CD" w:rsidRPr="004F6D3E" w:rsidRDefault="00B149CD" w:rsidP="003B532A">
            <w:pPr>
              <w:snapToGrid w:val="0"/>
              <w:rPr>
                <w:rFonts w:ascii="Arial" w:hAnsi="Arial" w:cs="Arial"/>
                <w:lang w:val="en-GB"/>
              </w:rPr>
            </w:pPr>
            <w:r w:rsidRPr="004F6D3E">
              <w:rPr>
                <w:rFonts w:ascii="Arial" w:hAnsi="Arial" w:cs="Arial"/>
                <w:lang w:val="en-GB"/>
              </w:rPr>
              <w:t>602</w:t>
            </w:r>
          </w:p>
        </w:tc>
        <w:tc>
          <w:tcPr>
            <w:tcW w:w="696" w:type="pct"/>
          </w:tcPr>
          <w:p w14:paraId="231B81C5" w14:textId="77777777" w:rsidR="00B149CD" w:rsidRPr="004F6D3E" w:rsidRDefault="00B149CD" w:rsidP="003B532A">
            <w:pPr>
              <w:snapToGrid w:val="0"/>
              <w:rPr>
                <w:rFonts w:ascii="Arial" w:hAnsi="Arial" w:cs="Arial"/>
                <w:lang w:val="en-GB"/>
              </w:rPr>
            </w:pPr>
            <w:r w:rsidRPr="004F6D3E">
              <w:rPr>
                <w:rFonts w:ascii="Arial" w:hAnsi="Arial" w:cs="Arial"/>
                <w:lang w:val="en-GB"/>
              </w:rPr>
              <w:t>326</w:t>
            </w:r>
          </w:p>
        </w:tc>
        <w:tc>
          <w:tcPr>
            <w:tcW w:w="847" w:type="pct"/>
          </w:tcPr>
          <w:p w14:paraId="714E3941" w14:textId="77777777" w:rsidR="00B149CD" w:rsidRPr="004F6D3E" w:rsidRDefault="00B149CD" w:rsidP="003B532A">
            <w:pPr>
              <w:snapToGrid w:val="0"/>
              <w:rPr>
                <w:rFonts w:ascii="Arial" w:hAnsi="Arial" w:cs="Arial"/>
                <w:lang w:val="en-GB"/>
              </w:rPr>
            </w:pPr>
            <w:r w:rsidRPr="004F6D3E">
              <w:rPr>
                <w:rFonts w:ascii="Arial" w:hAnsi="Arial" w:cs="Arial"/>
                <w:lang w:val="en-GB"/>
              </w:rPr>
              <w:t>276</w:t>
            </w:r>
          </w:p>
        </w:tc>
        <w:tc>
          <w:tcPr>
            <w:tcW w:w="624" w:type="pct"/>
          </w:tcPr>
          <w:p w14:paraId="60F778E2" w14:textId="77777777" w:rsidR="00B149CD" w:rsidRPr="004F6D3E" w:rsidRDefault="00B149CD" w:rsidP="003B532A">
            <w:pPr>
              <w:snapToGrid w:val="0"/>
              <w:rPr>
                <w:rFonts w:ascii="Arial" w:hAnsi="Arial" w:cs="Arial"/>
                <w:lang w:val="en-GB"/>
              </w:rPr>
            </w:pPr>
            <w:r w:rsidRPr="004F6D3E">
              <w:rPr>
                <w:rFonts w:ascii="Arial" w:hAnsi="Arial" w:cs="Arial"/>
                <w:lang w:val="en-GB"/>
              </w:rPr>
              <w:t>281</w:t>
            </w:r>
          </w:p>
        </w:tc>
        <w:tc>
          <w:tcPr>
            <w:tcW w:w="773" w:type="pct"/>
          </w:tcPr>
          <w:p w14:paraId="10E56320" w14:textId="77777777" w:rsidR="00B149CD" w:rsidRPr="004F6D3E" w:rsidRDefault="00B149CD" w:rsidP="003B532A">
            <w:pPr>
              <w:snapToGrid w:val="0"/>
              <w:rPr>
                <w:rFonts w:ascii="Arial" w:hAnsi="Arial" w:cs="Arial"/>
                <w:lang w:val="en-GB"/>
              </w:rPr>
            </w:pPr>
            <w:r w:rsidRPr="004F6D3E">
              <w:rPr>
                <w:rFonts w:ascii="Arial" w:hAnsi="Arial" w:cs="Arial"/>
                <w:lang w:val="en-GB"/>
              </w:rPr>
              <w:t>45</w:t>
            </w:r>
          </w:p>
        </w:tc>
      </w:tr>
    </w:tbl>
    <w:p w14:paraId="2800D197" w14:textId="77777777" w:rsidR="00933D7B" w:rsidRPr="004F6D3E" w:rsidRDefault="00933D7B" w:rsidP="00EE4F20">
      <w:pPr>
        <w:snapToGrid w:val="0"/>
        <w:spacing w:line="480" w:lineRule="auto"/>
        <w:rPr>
          <w:rFonts w:ascii="Arial" w:hAnsi="Arial" w:cs="Arial"/>
          <w:b/>
          <w:bCs/>
          <w:u w:val="single"/>
          <w:lang w:val="en-GB"/>
        </w:rPr>
      </w:pPr>
    </w:p>
    <w:p w14:paraId="768A44CA" w14:textId="023435CE"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In the sensitivity check (see methods), we also included those participants without a longitudinal weight (see Supplementary Tables S12-15 and Figures S1-2), incorporating a total of</w:t>
      </w:r>
      <w:r w:rsidRPr="004F6D3E" w:rsidDel="007E0BF8">
        <w:rPr>
          <w:rFonts w:ascii="Arial" w:hAnsi="Arial" w:cs="Arial"/>
          <w:lang w:val="en-GB"/>
        </w:rPr>
        <w:t xml:space="preserve"> </w:t>
      </w:r>
      <w:r w:rsidRPr="004F6D3E">
        <w:rPr>
          <w:rFonts w:ascii="Arial" w:hAnsi="Arial" w:cs="Arial"/>
          <w:lang w:val="en-GB"/>
        </w:rPr>
        <w:t>1422 valid responses to the digital inclusion question.</w:t>
      </w:r>
    </w:p>
    <w:p w14:paraId="412BA69C" w14:textId="77777777" w:rsidR="00DD48FB" w:rsidRPr="004F6D3E" w:rsidRDefault="00DD48FB" w:rsidP="00EE4F20">
      <w:pPr>
        <w:snapToGrid w:val="0"/>
        <w:spacing w:line="480" w:lineRule="auto"/>
        <w:rPr>
          <w:rFonts w:ascii="Arial" w:hAnsi="Arial" w:cs="Arial"/>
          <w:lang w:val="en-GB"/>
        </w:rPr>
      </w:pPr>
    </w:p>
    <w:p w14:paraId="317DEA00" w14:textId="77777777" w:rsidR="00D76CA9" w:rsidRPr="004F6D3E" w:rsidRDefault="00D76CA9" w:rsidP="00EE4F20">
      <w:pPr>
        <w:snapToGrid w:val="0"/>
        <w:spacing w:line="480" w:lineRule="auto"/>
        <w:rPr>
          <w:rFonts w:ascii="Arial" w:hAnsi="Arial" w:cs="Arial"/>
          <w:b/>
          <w:bCs/>
          <w:lang w:val="en-GB"/>
        </w:rPr>
      </w:pPr>
      <w:r w:rsidRPr="004F6D3E">
        <w:rPr>
          <w:rFonts w:ascii="Arial" w:hAnsi="Arial" w:cs="Arial"/>
          <w:b/>
          <w:bCs/>
          <w:lang w:val="en-GB"/>
        </w:rPr>
        <w:t>Overall profile of mental health</w:t>
      </w:r>
    </w:p>
    <w:p w14:paraId="3EB81843" w14:textId="6F124B95" w:rsidR="00D76CA9" w:rsidRDefault="00D76CA9" w:rsidP="00EE4F20">
      <w:pPr>
        <w:snapToGrid w:val="0"/>
        <w:spacing w:line="480" w:lineRule="auto"/>
        <w:rPr>
          <w:rFonts w:ascii="Arial" w:hAnsi="Arial" w:cs="Arial"/>
          <w:lang w:val="en-GB"/>
        </w:rPr>
      </w:pPr>
      <w:r w:rsidRPr="004F6D3E">
        <w:rPr>
          <w:rFonts w:ascii="Arial" w:hAnsi="Arial" w:cs="Arial"/>
          <w:lang w:val="en-GB"/>
        </w:rPr>
        <w:t>To understand the general trend in mental health over time, we first examined the raw SDQ data. The mean Total Difficulties score was 10.7 (SD 5.93; out of a maximum 40) in main study wave 9 (2017-19), rose through COVID-19 wave 4</w:t>
      </w:r>
      <w:r w:rsidR="005452B4">
        <w:rPr>
          <w:rFonts w:ascii="Arial" w:hAnsi="Arial" w:cs="Arial"/>
          <w:lang w:val="en-GB"/>
        </w:rPr>
        <w:t xml:space="preserve"> with a value of</w:t>
      </w:r>
      <w:r w:rsidRPr="004F6D3E">
        <w:rPr>
          <w:rFonts w:ascii="Arial" w:hAnsi="Arial" w:cs="Arial"/>
          <w:lang w:val="en-GB"/>
        </w:rPr>
        <w:t xml:space="preserve"> 10.9 (SD 6.02) and peaked at 11.4 (SD 6.33) in COVID-19 wave 6, before </w:t>
      </w:r>
      <w:r w:rsidRPr="004F6D3E">
        <w:rPr>
          <w:rFonts w:ascii="Arial" w:hAnsi="Arial" w:cs="Arial"/>
          <w:lang w:val="en-GB"/>
        </w:rPr>
        <w:lastRenderedPageBreak/>
        <w:t xml:space="preserve">declining to 11.1 (SD 6.14) in COVID-19 wave 8 (Figure 1). This shows that there are small changes in mental health across the pandemic. </w:t>
      </w:r>
    </w:p>
    <w:p w14:paraId="1486DAE9" w14:textId="77777777" w:rsidR="00F909FD" w:rsidRPr="004F6D3E" w:rsidRDefault="00F909FD" w:rsidP="00EE4F20">
      <w:pPr>
        <w:snapToGrid w:val="0"/>
        <w:spacing w:line="480" w:lineRule="auto"/>
        <w:rPr>
          <w:rFonts w:ascii="Arial" w:hAnsi="Arial" w:cs="Arial"/>
          <w:lang w:val="en-GB"/>
        </w:rPr>
      </w:pPr>
    </w:p>
    <w:p w14:paraId="29A09313" w14:textId="2F4C6F11" w:rsidR="00592D30" w:rsidRPr="00592D30" w:rsidRDefault="00592D30" w:rsidP="00F909FD">
      <w:pPr>
        <w:keepNext/>
        <w:snapToGrid w:val="0"/>
        <w:spacing w:line="480" w:lineRule="auto"/>
        <w:rPr>
          <w:rFonts w:ascii="Arial" w:hAnsi="Arial" w:cs="Arial"/>
          <w:sz w:val="20"/>
          <w:szCs w:val="20"/>
          <w:lang w:val="en-GB"/>
        </w:rPr>
      </w:pPr>
      <w:r w:rsidRPr="00592D30">
        <w:rPr>
          <w:rFonts w:ascii="Arial" w:hAnsi="Arial" w:cs="Arial"/>
          <w:b/>
          <w:bCs/>
          <w:sz w:val="20"/>
          <w:szCs w:val="20"/>
          <w:lang w:val="en-GB"/>
        </w:rPr>
        <w:t>Figure 1.</w:t>
      </w:r>
      <w:r w:rsidRPr="00592D30">
        <w:rPr>
          <w:rFonts w:ascii="Arial" w:hAnsi="Arial" w:cs="Arial"/>
          <w:sz w:val="20"/>
          <w:szCs w:val="20"/>
          <w:lang w:val="en-GB"/>
        </w:rPr>
        <w:t xml:space="preserve"> Adolescent SDQ Total Difficulties scores, 2017 to March 2021. For each wave, we plotted the distribution of mental health scores (blue violin plots). The mean of each wave (black) is included to highlight the change in average scores between waves, and individual raw scores are also displayed (grey). The timing of the COVID-19 pandemic is indicated in grey.</w:t>
      </w:r>
    </w:p>
    <w:p w14:paraId="5603A5F5" w14:textId="3B9D05A8" w:rsidR="00933D7B" w:rsidRDefault="00F909FD" w:rsidP="00EE4F20">
      <w:pPr>
        <w:snapToGrid w:val="0"/>
        <w:spacing w:line="480" w:lineRule="auto"/>
        <w:rPr>
          <w:rFonts w:ascii="Arial" w:hAnsi="Arial" w:cs="Arial"/>
          <w:b/>
          <w:bCs/>
          <w:u w:val="single"/>
          <w:lang w:val="en-GB"/>
        </w:rPr>
      </w:pPr>
      <w:r>
        <w:rPr>
          <w:rFonts w:ascii="Arial" w:hAnsi="Arial" w:cs="Arial"/>
          <w:noProof/>
          <w:sz w:val="20"/>
          <w:szCs w:val="20"/>
          <w:lang w:val="en-GB" w:eastAsia="en-GB"/>
        </w:rPr>
        <w:drawing>
          <wp:inline distT="0" distB="0" distL="0" distR="0" wp14:anchorId="11EECE95" wp14:editId="58793485">
            <wp:extent cx="5725795" cy="4093210"/>
            <wp:effectExtent l="0" t="0" r="8255"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4093210"/>
                    </a:xfrm>
                    <a:prstGeom prst="rect">
                      <a:avLst/>
                    </a:prstGeom>
                    <a:noFill/>
                    <a:ln>
                      <a:noFill/>
                    </a:ln>
                  </pic:spPr>
                </pic:pic>
              </a:graphicData>
            </a:graphic>
          </wp:inline>
        </w:drawing>
      </w:r>
    </w:p>
    <w:p w14:paraId="0C8FA715" w14:textId="77777777" w:rsidR="00F909FD" w:rsidRPr="004F6D3E" w:rsidRDefault="00F909FD" w:rsidP="00EE4F20">
      <w:pPr>
        <w:snapToGrid w:val="0"/>
        <w:spacing w:line="480" w:lineRule="auto"/>
        <w:rPr>
          <w:rFonts w:ascii="Arial" w:hAnsi="Arial" w:cs="Arial"/>
          <w:b/>
          <w:bCs/>
          <w:u w:val="single"/>
          <w:lang w:val="en-GB"/>
        </w:rPr>
      </w:pPr>
    </w:p>
    <w:p w14:paraId="37878B3F" w14:textId="65CF1FCB" w:rsidR="00D76CA9" w:rsidRPr="004F6D3E" w:rsidRDefault="00D76CA9" w:rsidP="00F713F7">
      <w:pPr>
        <w:keepNext/>
        <w:snapToGrid w:val="0"/>
        <w:spacing w:line="480" w:lineRule="auto"/>
        <w:rPr>
          <w:rFonts w:ascii="Arial" w:hAnsi="Arial" w:cs="Arial"/>
          <w:b/>
          <w:bCs/>
          <w:lang w:val="en-GB"/>
        </w:rPr>
      </w:pPr>
      <w:r w:rsidRPr="004F6D3E">
        <w:rPr>
          <w:rFonts w:ascii="Arial" w:hAnsi="Arial" w:cs="Arial"/>
          <w:b/>
          <w:bCs/>
          <w:lang w:val="en-GB"/>
        </w:rPr>
        <w:t>Establishing developmental trajectories</w:t>
      </w:r>
    </w:p>
    <w:p w14:paraId="1FC4A7B4" w14:textId="0FC5CFAC" w:rsidR="00D76CA9" w:rsidRDefault="00D76CA9" w:rsidP="00EE4F20">
      <w:pPr>
        <w:snapToGrid w:val="0"/>
        <w:spacing w:line="480" w:lineRule="auto"/>
        <w:rPr>
          <w:rFonts w:ascii="Arial" w:hAnsi="Arial" w:cs="Arial"/>
          <w:lang w:val="en-GB"/>
        </w:rPr>
      </w:pPr>
      <w:r w:rsidRPr="004F6D3E">
        <w:rPr>
          <w:rFonts w:ascii="Arial" w:hAnsi="Arial" w:cs="Arial"/>
          <w:lang w:val="en-GB"/>
        </w:rPr>
        <w:t>To find a best-fit ungrouped latent growth curve model for the whole adolescent dataset, we initially fit an intercept-only model to the whole-cohort Total Difficulties score data (</w:t>
      </w:r>
      <m:oMath>
        <m:sSup>
          <m:sSupPr>
            <m:ctrlPr>
              <w:rPr>
                <w:rFonts w:ascii="Cambria Math" w:hAnsi="Cambria Math" w:cs="Arial"/>
                <w:i/>
                <w:lang w:val="en-GB"/>
              </w:rPr>
            </m:ctrlPr>
          </m:sSupPr>
          <m:e>
            <m:r>
              <w:rPr>
                <w:rFonts w:ascii="Cambria Math" w:hAnsi="Cambria Math" w:cs="Arial"/>
                <w:lang w:val="en-GB"/>
              </w:rPr>
              <m:t>χ</m:t>
            </m:r>
          </m:e>
          <m:sup>
            <m:r>
              <w:rPr>
                <w:rFonts w:ascii="Cambria Math" w:hAnsi="Cambria Math" w:cs="Arial"/>
                <w:lang w:val="en-GB"/>
              </w:rPr>
              <m:t>2</m:t>
            </m:r>
          </m:sup>
        </m:sSup>
      </m:oMath>
      <w:r w:rsidRPr="004F6D3E">
        <w:rPr>
          <w:rFonts w:ascii="Arial" w:hAnsi="Arial" w:cs="Arial"/>
          <w:lang w:val="en-GB"/>
        </w:rPr>
        <w:t xml:space="preserve"> = 182, BIC = 22,133) and compared it to a linear model (</w:t>
      </w:r>
      <m:oMath>
        <m:sSup>
          <m:sSupPr>
            <m:ctrlPr>
              <w:rPr>
                <w:rFonts w:ascii="Cambria Math" w:hAnsi="Cambria Math" w:cs="Arial"/>
                <w:i/>
                <w:lang w:val="en-GB"/>
              </w:rPr>
            </m:ctrlPr>
          </m:sSupPr>
          <m:e>
            <m:r>
              <w:rPr>
                <w:rFonts w:ascii="Cambria Math" w:hAnsi="Cambria Math" w:cs="Arial"/>
                <w:lang w:val="en-GB"/>
              </w:rPr>
              <m:t>χ</m:t>
            </m:r>
          </m:e>
          <m:sup>
            <m:r>
              <w:rPr>
                <w:rFonts w:ascii="Cambria Math" w:hAnsi="Cambria Math" w:cs="Arial"/>
                <w:lang w:val="en-GB"/>
              </w:rPr>
              <m:t>2</m:t>
            </m:r>
          </m:sup>
        </m:sSup>
      </m:oMath>
      <w:r w:rsidRPr="004F6D3E">
        <w:rPr>
          <w:rFonts w:ascii="Arial" w:hAnsi="Arial" w:cs="Arial"/>
          <w:lang w:val="en-GB"/>
        </w:rPr>
        <w:t xml:space="preserve"> = 34.7, </w:t>
      </w:r>
      <w:r w:rsidRPr="004F6D3E">
        <w:rPr>
          <w:rFonts w:ascii="Arial" w:hAnsi="Arial" w:cs="Arial"/>
          <w:lang w:val="en-GB"/>
        </w:rPr>
        <w:lastRenderedPageBreak/>
        <w:t xml:space="preserve">BIC = 22,008; LRT </w:t>
      </w:r>
      <w:r w:rsidRPr="004F6D3E">
        <w:rPr>
          <w:rFonts w:ascii="Arial" w:hAnsi="Arial" w:cs="Arial"/>
          <w:i/>
          <w:iCs/>
          <w:lang w:val="en-GB"/>
        </w:rPr>
        <w:t>p</w:t>
      </w:r>
      <w:r w:rsidRPr="004F6D3E">
        <w:rPr>
          <w:rFonts w:ascii="Arial" w:hAnsi="Arial" w:cs="Arial"/>
          <w:lang w:val="en-GB"/>
        </w:rPr>
        <w:t xml:space="preserve"> &lt; 2 × 10</w:t>
      </w:r>
      <w:r w:rsidRPr="004F6D3E">
        <w:rPr>
          <w:rFonts w:ascii="Arial" w:hAnsi="Arial" w:cs="Arial"/>
          <w:vertAlign w:val="superscript"/>
          <w:lang w:val="en-GB"/>
        </w:rPr>
        <w:t>-16</w:t>
      </w:r>
      <w:r w:rsidRPr="004F6D3E">
        <w:rPr>
          <w:rFonts w:ascii="Arial" w:hAnsi="Arial" w:cs="Arial"/>
          <w:lang w:val="en-GB"/>
        </w:rPr>
        <w:t>), which in turn was compared to a quadratic model (</w:t>
      </w:r>
      <m:oMath>
        <m:sSup>
          <m:sSupPr>
            <m:ctrlPr>
              <w:rPr>
                <w:rFonts w:ascii="Cambria Math" w:hAnsi="Cambria Math" w:cs="Arial"/>
                <w:i/>
                <w:lang w:val="en-GB"/>
              </w:rPr>
            </m:ctrlPr>
          </m:sSupPr>
          <m:e>
            <m:r>
              <w:rPr>
                <w:rFonts w:ascii="Cambria Math" w:hAnsi="Cambria Math" w:cs="Arial"/>
                <w:lang w:val="en-GB"/>
              </w:rPr>
              <m:t>χ</m:t>
            </m:r>
          </m:e>
          <m:sup>
            <m:r>
              <w:rPr>
                <w:rFonts w:ascii="Cambria Math" w:hAnsi="Cambria Math" w:cs="Arial"/>
                <w:lang w:val="en-GB"/>
              </w:rPr>
              <m:t>2</m:t>
            </m:r>
          </m:sup>
        </m:sSup>
      </m:oMath>
      <w:r w:rsidRPr="004F6D3E">
        <w:rPr>
          <w:rFonts w:ascii="Arial" w:hAnsi="Arial" w:cs="Arial"/>
          <w:lang w:val="en-GB"/>
        </w:rPr>
        <w:t xml:space="preserve"> = 0.157, BIC = 22,002; LRT </w:t>
      </w:r>
      <w:r w:rsidRPr="004F6D3E">
        <w:rPr>
          <w:rFonts w:ascii="Arial" w:hAnsi="Arial" w:cs="Arial"/>
          <w:i/>
          <w:iCs/>
          <w:lang w:val="en-GB"/>
        </w:rPr>
        <w:t>p</w:t>
      </w:r>
      <w:r w:rsidRPr="004F6D3E">
        <w:rPr>
          <w:rFonts w:ascii="Arial" w:hAnsi="Arial" w:cs="Arial"/>
          <w:lang w:val="en-GB"/>
        </w:rPr>
        <w:t xml:space="preserve"> = 6 × 10</w:t>
      </w:r>
      <w:r w:rsidRPr="004F6D3E">
        <w:rPr>
          <w:rFonts w:ascii="Arial" w:hAnsi="Arial" w:cs="Arial"/>
          <w:vertAlign w:val="superscript"/>
          <w:lang w:val="en-GB"/>
        </w:rPr>
        <w:t>-7</w:t>
      </w:r>
      <w:r w:rsidRPr="004F6D3E">
        <w:rPr>
          <w:rFonts w:ascii="Arial" w:hAnsi="Arial" w:cs="Arial"/>
          <w:lang w:val="en-GB"/>
        </w:rPr>
        <w:t xml:space="preserve">; for full model fit details see Supplementary Tables S2-3). Based on the significant improvement in model fit, we concluded that the quadratic model (Figure 2) was most appropriate for these data. This supports the previous raw data (Figure 1) showing that mental health followed a quadratic trajectory through the COVID-19 pandemic. </w:t>
      </w:r>
    </w:p>
    <w:p w14:paraId="34B3E313" w14:textId="39507249" w:rsidR="00F909FD" w:rsidRPr="004F6D3E" w:rsidRDefault="00F909FD" w:rsidP="00EE4F20">
      <w:pPr>
        <w:snapToGrid w:val="0"/>
        <w:spacing w:line="480" w:lineRule="auto"/>
        <w:rPr>
          <w:rFonts w:ascii="Arial" w:hAnsi="Arial" w:cs="Arial"/>
          <w:lang w:val="en-GB"/>
        </w:rPr>
      </w:pPr>
    </w:p>
    <w:p w14:paraId="0E3C04CD" w14:textId="18E2A9F8" w:rsidR="00F909FD" w:rsidRPr="00F909FD" w:rsidRDefault="00F909FD" w:rsidP="00F909FD">
      <w:pPr>
        <w:snapToGrid w:val="0"/>
        <w:spacing w:line="480" w:lineRule="auto"/>
        <w:rPr>
          <w:rFonts w:ascii="Arial" w:hAnsi="Arial" w:cs="Arial"/>
          <w:sz w:val="20"/>
          <w:szCs w:val="20"/>
          <w:lang w:val="en-GB"/>
        </w:rPr>
      </w:pPr>
      <w:r w:rsidRPr="00F909FD">
        <w:rPr>
          <w:rFonts w:ascii="Arial" w:hAnsi="Arial" w:cs="Arial"/>
          <w:b/>
          <w:bCs/>
          <w:sz w:val="20"/>
          <w:szCs w:val="20"/>
          <w:lang w:val="en-GB"/>
        </w:rPr>
        <w:t>Figure 2.</w:t>
      </w:r>
      <w:r w:rsidRPr="00F909FD">
        <w:rPr>
          <w:rFonts w:ascii="Arial" w:hAnsi="Arial" w:cs="Arial"/>
          <w:sz w:val="20"/>
          <w:szCs w:val="20"/>
          <w:lang w:val="en-GB"/>
        </w:rPr>
        <w:t xml:space="preserve"> Latent growth curve model (bold) of adolescent SDQ Total Difficulties scores between 2017 and March 2021, based on the Understanding Society dataset. Individual predicted trajectories are also shown, along with the timing of the COVID-19 pandemic in grey.</w:t>
      </w:r>
      <w:r w:rsidR="00827F4C" w:rsidRPr="00827F4C">
        <w:rPr>
          <w:rFonts w:ascii="Arial" w:hAnsi="Arial" w:cs="Arial"/>
          <w:noProof/>
          <w:lang w:val="en-GB"/>
        </w:rPr>
        <w:t xml:space="preserve"> </w:t>
      </w:r>
      <w:r w:rsidR="00827F4C">
        <w:rPr>
          <w:rFonts w:ascii="Arial" w:hAnsi="Arial" w:cs="Arial"/>
          <w:noProof/>
          <w:lang w:val="en-GB" w:eastAsia="en-GB"/>
        </w:rPr>
        <w:drawing>
          <wp:inline distT="0" distB="0" distL="0" distR="0" wp14:anchorId="66D25D51" wp14:editId="5B455AE3">
            <wp:extent cx="5725795" cy="4093210"/>
            <wp:effectExtent l="0" t="0" r="8255" b="254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4093210"/>
                    </a:xfrm>
                    <a:prstGeom prst="rect">
                      <a:avLst/>
                    </a:prstGeom>
                    <a:noFill/>
                    <a:ln>
                      <a:noFill/>
                    </a:ln>
                  </pic:spPr>
                </pic:pic>
              </a:graphicData>
            </a:graphic>
          </wp:inline>
        </w:drawing>
      </w:r>
    </w:p>
    <w:p w14:paraId="56626AAC" w14:textId="6F70E603" w:rsidR="00D76CA9" w:rsidRPr="004F6D3E" w:rsidRDefault="00D76CA9" w:rsidP="00DA106F">
      <w:pPr>
        <w:keepNext/>
        <w:snapToGrid w:val="0"/>
        <w:spacing w:line="480" w:lineRule="auto"/>
        <w:rPr>
          <w:rFonts w:ascii="Arial" w:hAnsi="Arial" w:cs="Arial"/>
          <w:b/>
          <w:bCs/>
          <w:lang w:val="en-GB"/>
        </w:rPr>
      </w:pPr>
      <w:r w:rsidRPr="004F6D3E">
        <w:rPr>
          <w:rFonts w:ascii="Arial" w:hAnsi="Arial" w:cs="Arial"/>
          <w:b/>
          <w:bCs/>
          <w:lang w:val="en-GB"/>
        </w:rPr>
        <w:lastRenderedPageBreak/>
        <w:t>Digital inclusion and mental health trajectories</w:t>
      </w:r>
    </w:p>
    <w:p w14:paraId="18A330DD"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To investigate the impact of computer and internet access on the mental health trajectories plotted in Figure 2, we then fit multi-group latent growth curve models where parameters of interest were selectively constrained to be equal or allowed to vary between digitally excluded and included groups. We fit such multi-group models for both access to a computer and a good internet connection separately.</w:t>
      </w:r>
    </w:p>
    <w:p w14:paraId="6CC074B4" w14:textId="5B8CA967" w:rsidR="00071359" w:rsidRDefault="00D76CA9" w:rsidP="00EE4F20">
      <w:pPr>
        <w:snapToGrid w:val="0"/>
        <w:spacing w:line="480" w:lineRule="auto"/>
        <w:rPr>
          <w:rFonts w:ascii="Arial" w:hAnsi="Arial" w:cs="Arial"/>
          <w:lang w:val="en-GB"/>
        </w:rPr>
      </w:pPr>
      <w:r w:rsidRPr="004F6D3E">
        <w:rPr>
          <w:rFonts w:ascii="Arial" w:hAnsi="Arial" w:cs="Arial"/>
          <w:lang w:val="en-GB"/>
        </w:rPr>
        <w:t xml:space="preserve">In each case, we have provided one model without control variables, but with survey weights applied; and one model with control variables, but without survey weights applied. This is because attempts to fit models with both control variables and survey weights applied returned errors in </w:t>
      </w:r>
      <w:proofErr w:type="spellStart"/>
      <w:r w:rsidRPr="004F6D3E">
        <w:rPr>
          <w:rFonts w:ascii="Arial" w:hAnsi="Arial" w:cs="Arial"/>
          <w:i/>
          <w:iCs/>
          <w:lang w:val="en-GB"/>
        </w:rPr>
        <w:t>lavaan</w:t>
      </w:r>
      <w:proofErr w:type="spellEnd"/>
      <w:r w:rsidRPr="004F6D3E">
        <w:rPr>
          <w:rFonts w:ascii="Arial" w:hAnsi="Arial" w:cs="Arial"/>
          <w:lang w:val="en-GB"/>
        </w:rPr>
        <w:t>, and therefore we could not produce a generali</w:t>
      </w:r>
      <w:r w:rsidR="00DA106F" w:rsidRPr="004F6D3E">
        <w:rPr>
          <w:rFonts w:ascii="Arial" w:hAnsi="Arial" w:cs="Arial"/>
          <w:lang w:val="en-GB"/>
        </w:rPr>
        <w:t>s</w:t>
      </w:r>
      <w:r w:rsidRPr="004F6D3E">
        <w:rPr>
          <w:rFonts w:ascii="Arial" w:hAnsi="Arial" w:cs="Arial"/>
          <w:lang w:val="en-GB"/>
        </w:rPr>
        <w:t>able model that incorporates survey weights.</w:t>
      </w:r>
    </w:p>
    <w:p w14:paraId="79346BB5" w14:textId="77777777" w:rsidR="00933D7B" w:rsidRPr="004F6D3E" w:rsidRDefault="00933D7B" w:rsidP="00EE4F20">
      <w:pPr>
        <w:snapToGrid w:val="0"/>
        <w:spacing w:line="480" w:lineRule="auto"/>
        <w:rPr>
          <w:rFonts w:ascii="Arial" w:hAnsi="Arial" w:cs="Arial"/>
          <w:b/>
          <w:bCs/>
          <w:u w:val="single"/>
          <w:lang w:val="en-GB"/>
        </w:rPr>
      </w:pPr>
    </w:p>
    <w:p w14:paraId="22229A98" w14:textId="77777777" w:rsidR="00130EE7" w:rsidRDefault="00D76CA9" w:rsidP="00130EE7">
      <w:pPr>
        <w:snapToGrid w:val="0"/>
        <w:spacing w:line="480" w:lineRule="auto"/>
        <w:rPr>
          <w:rFonts w:ascii="Arial" w:hAnsi="Arial" w:cs="Arial"/>
          <w:b/>
          <w:bCs/>
          <w:sz w:val="20"/>
          <w:szCs w:val="20"/>
          <w:lang w:val="en-GB"/>
        </w:rPr>
      </w:pPr>
      <w:r w:rsidRPr="004F6D3E">
        <w:rPr>
          <w:rFonts w:ascii="Arial" w:hAnsi="Arial" w:cs="Arial"/>
          <w:b/>
          <w:bCs/>
          <w:lang w:val="en-GB"/>
        </w:rPr>
        <w:t>Access to a computer.</w:t>
      </w:r>
      <w:r w:rsidRPr="004F6D3E">
        <w:rPr>
          <w:rFonts w:ascii="Arial" w:hAnsi="Arial" w:cs="Arial"/>
          <w:lang w:val="en-GB"/>
        </w:rPr>
        <w:t xml:space="preserve"> For computer access, we found that the </w:t>
      </w:r>
      <w:r w:rsidR="00C75E4B" w:rsidRPr="004F6D3E">
        <w:rPr>
          <w:rFonts w:ascii="Arial" w:hAnsi="Arial" w:cs="Arial"/>
          <w:lang w:val="en-GB"/>
        </w:rPr>
        <w:t>modelled</w:t>
      </w:r>
      <w:r w:rsidRPr="004F6D3E">
        <w:rPr>
          <w:rFonts w:ascii="Arial" w:hAnsi="Arial" w:cs="Arial"/>
          <w:lang w:val="en-GB"/>
        </w:rPr>
        <w:t xml:space="preserve"> linear and quadratic coefficients differed between groups in both models without sociodemographic variables added as control variables (LRT </w:t>
      </w:r>
      <w:r w:rsidR="004175D4" w:rsidRPr="004F6D3E">
        <w:rPr>
          <w:rFonts w:ascii="Arial" w:hAnsi="Arial" w:cs="Arial"/>
          <w:i/>
          <w:iCs/>
          <w:lang w:val="en-GB"/>
        </w:rPr>
        <w:t>p</w:t>
      </w:r>
      <w:r w:rsidRPr="004F6D3E">
        <w:rPr>
          <w:rFonts w:ascii="Arial" w:hAnsi="Arial" w:cs="Arial"/>
          <w:lang w:val="en-GB"/>
        </w:rPr>
        <w:t xml:space="preserve"> = .006; </w:t>
      </w:r>
      <w:r w:rsidR="004175D4" w:rsidRPr="004F6D3E">
        <w:rPr>
          <w:rFonts w:ascii="Arial" w:hAnsi="Arial" w:cs="Arial"/>
          <w:i/>
          <w:iCs/>
          <w:lang w:val="en-GB"/>
        </w:rPr>
        <w:t>p</w:t>
      </w:r>
      <w:r w:rsidRPr="004F6D3E">
        <w:rPr>
          <w:rFonts w:ascii="Arial" w:hAnsi="Arial" w:cs="Arial"/>
          <w:lang w:val="en-GB"/>
        </w:rPr>
        <w:t xml:space="preserve"> = .004 respectively; for full details see Supplementary Tables S4-5) and models where control variables were included (LRT </w:t>
      </w:r>
      <w:r w:rsidRPr="004F6D3E">
        <w:rPr>
          <w:rFonts w:ascii="Arial" w:hAnsi="Arial" w:cs="Arial"/>
          <w:i/>
          <w:iCs/>
          <w:lang w:val="en-GB"/>
        </w:rPr>
        <w:t>p</w:t>
      </w:r>
      <w:r w:rsidRPr="004F6D3E">
        <w:rPr>
          <w:rFonts w:ascii="Arial" w:hAnsi="Arial" w:cs="Arial"/>
          <w:lang w:val="en-GB"/>
        </w:rPr>
        <w:t xml:space="preserve"> = 7 × 10</w:t>
      </w:r>
      <w:r w:rsidRPr="004F6D3E">
        <w:rPr>
          <w:rFonts w:ascii="Arial" w:hAnsi="Arial" w:cs="Arial"/>
          <w:vertAlign w:val="superscript"/>
          <w:lang w:val="en-GB"/>
        </w:rPr>
        <w:t>-4</w:t>
      </w:r>
      <w:r w:rsidRPr="004F6D3E">
        <w:rPr>
          <w:rFonts w:ascii="Arial" w:hAnsi="Arial" w:cs="Arial"/>
          <w:lang w:val="en-GB"/>
        </w:rPr>
        <w:t xml:space="preserve">; </w:t>
      </w:r>
      <w:r w:rsidRPr="004F6D3E">
        <w:rPr>
          <w:rFonts w:ascii="Arial" w:hAnsi="Arial" w:cs="Arial"/>
          <w:i/>
          <w:iCs/>
          <w:lang w:val="en-GB"/>
        </w:rPr>
        <w:t>p</w:t>
      </w:r>
      <w:r w:rsidRPr="004F6D3E">
        <w:rPr>
          <w:rFonts w:ascii="Arial" w:hAnsi="Arial" w:cs="Arial"/>
          <w:lang w:val="en-GB"/>
        </w:rPr>
        <w:t xml:space="preserve"> = .004 respectively; for full details see Supplementary Tables S6-7). The group with no computer access has a greatly pronounced increase in mental health symptoms in the early stages of the pandemic, but these returned almost to the level of the group with computer access by COVID-19 wave 8, with (Figure 3b) or without (Figure 3a) taking sociodemographic variables into account.</w:t>
      </w:r>
      <w:r w:rsidR="00E02763" w:rsidRPr="00E02763">
        <w:rPr>
          <w:rFonts w:ascii="Arial" w:hAnsi="Arial" w:cs="Arial"/>
          <w:b/>
          <w:bCs/>
          <w:sz w:val="20"/>
          <w:szCs w:val="20"/>
          <w:lang w:val="en-GB"/>
        </w:rPr>
        <w:t xml:space="preserve"> </w:t>
      </w:r>
    </w:p>
    <w:p w14:paraId="4519A388" w14:textId="77777777" w:rsidR="00130EE7" w:rsidRDefault="00130EE7" w:rsidP="00130EE7">
      <w:pPr>
        <w:snapToGrid w:val="0"/>
        <w:spacing w:line="480" w:lineRule="auto"/>
        <w:rPr>
          <w:rFonts w:ascii="Arial" w:hAnsi="Arial" w:cs="Arial"/>
          <w:b/>
          <w:bCs/>
          <w:sz w:val="20"/>
          <w:szCs w:val="20"/>
          <w:lang w:val="en-GB"/>
        </w:rPr>
      </w:pPr>
    </w:p>
    <w:p w14:paraId="76AE7BD5" w14:textId="442B1D8E" w:rsidR="00E02763" w:rsidRPr="00130EE7" w:rsidRDefault="00E02763" w:rsidP="00130EE7">
      <w:pPr>
        <w:snapToGrid w:val="0"/>
        <w:spacing w:line="480" w:lineRule="auto"/>
        <w:rPr>
          <w:rFonts w:ascii="Arial" w:hAnsi="Arial" w:cs="Arial"/>
          <w:b/>
          <w:bCs/>
          <w:sz w:val="20"/>
          <w:szCs w:val="20"/>
          <w:lang w:val="en-GB"/>
        </w:rPr>
      </w:pPr>
      <w:r w:rsidRPr="00071359">
        <w:rPr>
          <w:rFonts w:ascii="Arial" w:hAnsi="Arial" w:cs="Arial"/>
          <w:b/>
          <w:bCs/>
          <w:sz w:val="20"/>
          <w:szCs w:val="20"/>
          <w:lang w:val="en-GB"/>
        </w:rPr>
        <w:lastRenderedPageBreak/>
        <w:t>Figure 3.</w:t>
      </w:r>
      <w:r w:rsidRPr="00071359">
        <w:rPr>
          <w:rFonts w:ascii="Arial" w:hAnsi="Arial" w:cs="Arial"/>
          <w:sz w:val="20"/>
          <w:szCs w:val="20"/>
          <w:lang w:val="en-GB"/>
        </w:rPr>
        <w:t xml:space="preserve"> Latent growth curve models of youth SDQ Total Difficulties scores, grouped by each of the two digital inclusion criteria. </w:t>
      </w:r>
      <w:r w:rsidRPr="00071359">
        <w:rPr>
          <w:rFonts w:ascii="Arial" w:hAnsi="Arial" w:cs="Arial"/>
          <w:b/>
          <w:bCs/>
          <w:sz w:val="20"/>
          <w:szCs w:val="20"/>
          <w:lang w:val="en-GB"/>
        </w:rPr>
        <w:t>a</w:t>
      </w:r>
      <w:r w:rsidRPr="00071359">
        <w:rPr>
          <w:rFonts w:ascii="Arial" w:hAnsi="Arial" w:cs="Arial"/>
          <w:sz w:val="20"/>
          <w:szCs w:val="20"/>
          <w:lang w:val="en-GB"/>
        </w:rPr>
        <w:t xml:space="preserve"> and </w:t>
      </w:r>
      <w:r w:rsidRPr="00071359">
        <w:rPr>
          <w:rFonts w:ascii="Arial" w:hAnsi="Arial" w:cs="Arial"/>
          <w:b/>
          <w:bCs/>
          <w:sz w:val="20"/>
          <w:szCs w:val="20"/>
          <w:lang w:val="en-GB"/>
        </w:rPr>
        <w:t>b</w:t>
      </w:r>
      <w:r w:rsidRPr="00071359">
        <w:rPr>
          <w:rFonts w:ascii="Arial" w:hAnsi="Arial" w:cs="Arial"/>
          <w:sz w:val="20"/>
          <w:szCs w:val="20"/>
          <w:lang w:val="en-GB"/>
        </w:rPr>
        <w:t xml:space="preserve"> show the models grouped by access to a computer - </w:t>
      </w:r>
      <w:r w:rsidRPr="00071359">
        <w:rPr>
          <w:rFonts w:ascii="Arial" w:hAnsi="Arial" w:cs="Arial"/>
          <w:b/>
          <w:bCs/>
          <w:sz w:val="20"/>
          <w:szCs w:val="20"/>
          <w:lang w:val="en-GB"/>
        </w:rPr>
        <w:t>a</w:t>
      </w:r>
      <w:r w:rsidRPr="00071359">
        <w:rPr>
          <w:rFonts w:ascii="Arial" w:hAnsi="Arial" w:cs="Arial"/>
          <w:sz w:val="20"/>
          <w:szCs w:val="20"/>
          <w:lang w:val="en-GB"/>
        </w:rPr>
        <w:t xml:space="preserve"> does not include sociodemographic control variables, but does have survey weights applied, while </w:t>
      </w:r>
      <w:r w:rsidRPr="00071359">
        <w:rPr>
          <w:rFonts w:ascii="Arial" w:hAnsi="Arial" w:cs="Arial"/>
          <w:b/>
          <w:bCs/>
          <w:sz w:val="20"/>
          <w:szCs w:val="20"/>
          <w:lang w:val="en-GB"/>
        </w:rPr>
        <w:t>b</w:t>
      </w:r>
      <w:r w:rsidRPr="00071359">
        <w:rPr>
          <w:rFonts w:ascii="Arial" w:hAnsi="Arial" w:cs="Arial"/>
          <w:sz w:val="20"/>
          <w:szCs w:val="20"/>
          <w:lang w:val="en-GB"/>
        </w:rPr>
        <w:t xml:space="preserve"> does include the control variables but does not have weights applied (since this process is not robust given the small size of the digitally excluded group). The same apply for </w:t>
      </w:r>
      <w:r w:rsidRPr="00071359">
        <w:rPr>
          <w:rFonts w:ascii="Arial" w:hAnsi="Arial" w:cs="Arial"/>
          <w:b/>
          <w:bCs/>
          <w:sz w:val="20"/>
          <w:szCs w:val="20"/>
          <w:lang w:val="en-GB"/>
        </w:rPr>
        <w:t>c</w:t>
      </w:r>
      <w:r w:rsidRPr="00071359">
        <w:rPr>
          <w:rFonts w:ascii="Arial" w:hAnsi="Arial" w:cs="Arial"/>
          <w:sz w:val="20"/>
          <w:szCs w:val="20"/>
          <w:lang w:val="en-GB"/>
        </w:rPr>
        <w:t xml:space="preserve"> and </w:t>
      </w:r>
      <w:r w:rsidRPr="00071359">
        <w:rPr>
          <w:rFonts w:ascii="Arial" w:hAnsi="Arial" w:cs="Arial"/>
          <w:b/>
          <w:bCs/>
          <w:sz w:val="20"/>
          <w:szCs w:val="20"/>
          <w:lang w:val="en-GB"/>
        </w:rPr>
        <w:t>d</w:t>
      </w:r>
      <w:r w:rsidRPr="00071359">
        <w:rPr>
          <w:rFonts w:ascii="Arial" w:hAnsi="Arial" w:cs="Arial"/>
          <w:sz w:val="20"/>
          <w:szCs w:val="20"/>
          <w:lang w:val="en-GB"/>
        </w:rPr>
        <w:t>, which portray the models grouped by access to a good internet connection – in the latter, the modelled trajectories are identical.</w:t>
      </w:r>
    </w:p>
    <w:p w14:paraId="1ED19CD5" w14:textId="77777777" w:rsidR="00E02763" w:rsidRPr="004F6D3E" w:rsidRDefault="00E02763" w:rsidP="00E02763">
      <w:pPr>
        <w:snapToGrid w:val="0"/>
        <w:spacing w:line="480" w:lineRule="auto"/>
        <w:rPr>
          <w:rFonts w:ascii="Arial" w:hAnsi="Arial" w:cs="Arial"/>
          <w:lang w:val="en-GB"/>
        </w:rPr>
      </w:pPr>
      <w:r>
        <w:rPr>
          <w:rFonts w:ascii="Arial" w:hAnsi="Arial" w:cs="Arial"/>
          <w:noProof/>
          <w:sz w:val="20"/>
          <w:szCs w:val="20"/>
          <w:lang w:val="en-GB" w:eastAsia="en-GB"/>
        </w:rPr>
        <w:drawing>
          <wp:inline distT="0" distB="0" distL="0" distR="0" wp14:anchorId="71F53573" wp14:editId="6710787B">
            <wp:extent cx="5725795" cy="6117590"/>
            <wp:effectExtent l="0" t="0" r="825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6117590"/>
                    </a:xfrm>
                    <a:prstGeom prst="rect">
                      <a:avLst/>
                    </a:prstGeom>
                    <a:noFill/>
                    <a:ln>
                      <a:noFill/>
                    </a:ln>
                  </pic:spPr>
                </pic:pic>
              </a:graphicData>
            </a:graphic>
          </wp:inline>
        </w:drawing>
      </w:r>
    </w:p>
    <w:p w14:paraId="726B868E" w14:textId="6A7A53FE" w:rsidR="00D76CA9" w:rsidRPr="004F6D3E" w:rsidRDefault="00D76CA9" w:rsidP="00EE4F20">
      <w:pPr>
        <w:snapToGrid w:val="0"/>
        <w:spacing w:line="480" w:lineRule="auto"/>
        <w:rPr>
          <w:rFonts w:ascii="Arial" w:hAnsi="Arial" w:cs="Arial"/>
          <w:lang w:val="en-GB"/>
        </w:rPr>
      </w:pPr>
    </w:p>
    <w:p w14:paraId="2215EF0C" w14:textId="19665189" w:rsidR="00D76CA9" w:rsidRPr="004F6D3E" w:rsidRDefault="398081FB" w:rsidP="00EE4F20">
      <w:pPr>
        <w:snapToGrid w:val="0"/>
        <w:spacing w:line="480" w:lineRule="auto"/>
        <w:rPr>
          <w:rFonts w:ascii="Arial" w:hAnsi="Arial" w:cs="Arial"/>
          <w:lang w:val="en-GB"/>
        </w:rPr>
      </w:pPr>
      <w:r w:rsidRPr="004F6D3E">
        <w:rPr>
          <w:rFonts w:ascii="Arial" w:hAnsi="Arial" w:cs="Arial"/>
          <w:lang w:val="en-GB"/>
        </w:rPr>
        <w:lastRenderedPageBreak/>
        <w:t xml:space="preserve">We additionally used our final model parameters to predict individual Total Difficulties score trajectories through the period of interest. We compared the maximum score attained in each trajectory against standard clinical </w:t>
      </w:r>
      <w:r w:rsidR="1E0481A8" w:rsidRPr="004F6D3E">
        <w:rPr>
          <w:rFonts w:ascii="Arial" w:hAnsi="Arial" w:cs="Arial"/>
          <w:lang w:val="en-GB"/>
        </w:rPr>
        <w:t>cut-offs</w:t>
      </w:r>
      <w:r w:rsidRPr="004F6D3E">
        <w:rPr>
          <w:rFonts w:ascii="Arial" w:hAnsi="Arial" w:cs="Arial"/>
          <w:lang w:val="en-GB"/>
        </w:rPr>
        <w:t xml:space="preserve"> </w:t>
      </w:r>
      <w:r w:rsidR="00D76CA9" w:rsidRPr="004F6D3E">
        <w:rPr>
          <w:rFonts w:ascii="Arial" w:hAnsi="Arial" w:cs="Arial"/>
          <w:lang w:val="en-GB"/>
        </w:rPr>
        <w:fldChar w:fldCharType="begin"/>
      </w:r>
      <w:r w:rsidR="008D43B1">
        <w:rPr>
          <w:rFonts w:ascii="Arial" w:hAnsi="Arial" w:cs="Arial"/>
          <w:lang w:val="en-GB"/>
        </w:rPr>
        <w:instrText xml:space="preserve"> ADDIN ZOTERO_ITEM CSL_CITATION {"citationID":"skBZsJIY","properties":{"formattedCitation":"[29]","plainCitation":"[29]","noteIndex":0},"citationItems":[{"id":695,"uris":["http://zotero.org/users/9258933/items/G5E7F4VS"],"itemData":{"id":695,"type":"document","title":"Scoring the Strengths &amp; Difficulties Questionnaire for age 4-17 or 18+","URL":"https://www.sdqinfo.org/py/sdqinfo/b3.py?language=Englishqz(UK)","author":[{"family":"Goodman","given":"R."}],"accessed":{"date-parts":[["2022",3,23]]},"issued":{"date-parts":[["2014"]]}}}],"schema":"https://github.com/citation-style-language/schema/raw/master/csl-citation.json"} </w:instrText>
      </w:r>
      <w:r w:rsidR="00D76CA9" w:rsidRPr="004F6D3E">
        <w:rPr>
          <w:rFonts w:ascii="Arial" w:hAnsi="Arial" w:cs="Arial"/>
          <w:lang w:val="en-GB"/>
        </w:rPr>
        <w:fldChar w:fldCharType="separate"/>
      </w:r>
      <w:r w:rsidR="008D43B1" w:rsidRPr="008D43B1">
        <w:rPr>
          <w:rFonts w:ascii="Arial" w:hAnsi="Arial" w:cs="Arial"/>
        </w:rPr>
        <w:t>[29]</w:t>
      </w:r>
      <w:r w:rsidR="00D76CA9" w:rsidRPr="004F6D3E">
        <w:rPr>
          <w:rFonts w:ascii="Arial" w:hAnsi="Arial" w:cs="Arial"/>
          <w:lang w:val="en-GB"/>
        </w:rPr>
        <w:fldChar w:fldCharType="end"/>
      </w:r>
      <w:r w:rsidRPr="004F6D3E">
        <w:rPr>
          <w:rFonts w:ascii="Arial" w:hAnsi="Arial" w:cs="Arial"/>
          <w:lang w:val="en-GB"/>
        </w:rPr>
        <w:t>. In the group without computer access, 12/51 (24%) entered the “high” or “very high” range of Total Difficulties (</w:t>
      </w:r>
      <w:r w:rsidR="00D76CA9" w:rsidRPr="004F6D3E">
        <w:rPr>
          <w:rFonts w:ascii="Arial" w:hAnsi="Arial" w:cs="Arial"/>
          <w:lang w:val="en-GB"/>
        </w:rPr>
        <w:t>i.e.</w:t>
      </w:r>
      <w:r w:rsidRPr="004F6D3E">
        <w:rPr>
          <w:rFonts w:ascii="Arial" w:hAnsi="Arial" w:cs="Arial"/>
          <w:lang w:val="en-GB"/>
        </w:rPr>
        <w:t xml:space="preserve"> reached a maximum score of 18 of higher), and 8/51 (16%) entered the “very high” range (maximum score of 20 or higher). In the group with computer access, these figures were 110/785 (14%) and 63/785 (8%) respectively.</w:t>
      </w:r>
    </w:p>
    <w:p w14:paraId="5E80502F" w14:textId="13E7A04A"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It is worth noting that, although the </w:t>
      </w:r>
      <w:r w:rsidR="00C75E4B" w:rsidRPr="004F6D3E">
        <w:rPr>
          <w:rFonts w:ascii="Arial" w:hAnsi="Arial" w:cs="Arial"/>
          <w:lang w:val="en-GB"/>
        </w:rPr>
        <w:t>modelled</w:t>
      </w:r>
      <w:r w:rsidRPr="004F6D3E">
        <w:rPr>
          <w:rFonts w:ascii="Arial" w:hAnsi="Arial" w:cs="Arial"/>
          <w:lang w:val="en-GB"/>
        </w:rPr>
        <w:t xml:space="preserve"> value in the 2017-19 wave is the same for both groups, in the raw data the mean Total Difficulties score for those without computer access is 11.2 (standard error 0.89), while for those with computer access it is 9.82 (SE 0.24).</w:t>
      </w:r>
    </w:p>
    <w:p w14:paraId="20D33FC0" w14:textId="77777777" w:rsidR="00933D7B" w:rsidRPr="004F6D3E" w:rsidRDefault="00933D7B" w:rsidP="00EE4F20">
      <w:pPr>
        <w:snapToGrid w:val="0"/>
        <w:spacing w:line="480" w:lineRule="auto"/>
        <w:rPr>
          <w:rFonts w:ascii="Arial" w:hAnsi="Arial" w:cs="Arial"/>
          <w:lang w:val="en-GB"/>
        </w:rPr>
      </w:pPr>
    </w:p>
    <w:p w14:paraId="7B91102F" w14:textId="77777777" w:rsidR="00D76CA9" w:rsidRPr="004F6D3E" w:rsidRDefault="00D76CA9" w:rsidP="00EE4F20">
      <w:pPr>
        <w:snapToGrid w:val="0"/>
        <w:spacing w:line="480" w:lineRule="auto"/>
        <w:rPr>
          <w:rFonts w:ascii="Arial" w:hAnsi="Arial" w:cs="Arial"/>
          <w:lang w:val="en-GB"/>
        </w:rPr>
      </w:pPr>
      <w:r w:rsidRPr="004F6D3E">
        <w:rPr>
          <w:rFonts w:ascii="Arial" w:hAnsi="Arial" w:cs="Arial"/>
          <w:b/>
          <w:bCs/>
          <w:lang w:val="en-GB"/>
        </w:rPr>
        <w:t>Access to a good internet connection.</w:t>
      </w:r>
      <w:r w:rsidRPr="004F6D3E">
        <w:rPr>
          <w:rFonts w:ascii="Arial" w:hAnsi="Arial" w:cs="Arial"/>
          <w:lang w:val="en-GB"/>
        </w:rPr>
        <w:t xml:space="preserve"> We applied the same process to test whether access to a good internet connection was associated with a change in mental health trajectory across COVID-19. Without accounting for sociodemographic variables (Figure 3c), the group without good internet access appears to have a slightly more pronounced trajectory, with linear coefficients differing between groups (LRT </w:t>
      </w:r>
      <w:r w:rsidRPr="004F6D3E">
        <w:rPr>
          <w:rFonts w:ascii="Arial" w:hAnsi="Arial" w:cs="Arial"/>
          <w:i/>
          <w:iCs/>
          <w:lang w:val="en-GB"/>
        </w:rPr>
        <w:t>p</w:t>
      </w:r>
      <w:r w:rsidRPr="004F6D3E">
        <w:rPr>
          <w:rFonts w:ascii="Arial" w:hAnsi="Arial" w:cs="Arial"/>
          <w:lang w:val="en-GB"/>
        </w:rPr>
        <w:t xml:space="preserve"> = .034; for full details see Supplementary Tables S8-9), however this effect is not significant with control variables accounted for (Figure 3d; see also Supplementary Tables S10-11), eliminating trajectory differences between groups.</w:t>
      </w:r>
    </w:p>
    <w:p w14:paraId="782A2AF3" w14:textId="46675C83" w:rsidR="00D76CA9" w:rsidRDefault="00D76CA9" w:rsidP="00EE4F20">
      <w:pPr>
        <w:snapToGrid w:val="0"/>
        <w:spacing w:line="480" w:lineRule="auto"/>
        <w:rPr>
          <w:rFonts w:ascii="Arial" w:hAnsi="Arial" w:cs="Arial"/>
          <w:lang w:val="en-GB"/>
        </w:rPr>
      </w:pPr>
      <w:r w:rsidRPr="004F6D3E">
        <w:rPr>
          <w:rFonts w:ascii="Arial" w:hAnsi="Arial" w:cs="Arial"/>
          <w:lang w:val="en-GB"/>
        </w:rPr>
        <w:t xml:space="preserve">Figure 4 shows the </w:t>
      </w:r>
      <w:r w:rsidR="00C75E4B" w:rsidRPr="004F6D3E">
        <w:rPr>
          <w:rFonts w:ascii="Arial" w:hAnsi="Arial" w:cs="Arial"/>
          <w:lang w:val="en-GB"/>
        </w:rPr>
        <w:t>modelled</w:t>
      </w:r>
      <w:r w:rsidRPr="004F6D3E">
        <w:rPr>
          <w:rFonts w:ascii="Arial" w:hAnsi="Arial" w:cs="Arial"/>
          <w:lang w:val="en-GB"/>
        </w:rPr>
        <w:t xml:space="preserve"> trajectories for the groups without access to a computer and without access to a good internet connection, along with predicted individual trajectories. What is evident in the figure is the small size of the digitally </w:t>
      </w:r>
      <w:r w:rsidRPr="004F6D3E">
        <w:rPr>
          <w:rFonts w:ascii="Arial" w:hAnsi="Arial" w:cs="Arial"/>
          <w:lang w:val="en-GB"/>
        </w:rPr>
        <w:lastRenderedPageBreak/>
        <w:t>excluded group both for computer access (51 participants) and access to a good internet connection (90 participants).</w:t>
      </w:r>
    </w:p>
    <w:p w14:paraId="6B6D1B96" w14:textId="7176D86B" w:rsidR="00130EE7" w:rsidRDefault="00130EE7" w:rsidP="00EE4F20">
      <w:pPr>
        <w:snapToGrid w:val="0"/>
        <w:spacing w:line="480" w:lineRule="auto"/>
        <w:rPr>
          <w:rFonts w:ascii="Arial" w:hAnsi="Arial" w:cs="Arial"/>
          <w:lang w:val="en-GB"/>
        </w:rPr>
      </w:pPr>
    </w:p>
    <w:p w14:paraId="1DBFC5F5" w14:textId="18483116" w:rsidR="00130EE7" w:rsidRPr="00130EE7" w:rsidRDefault="00130EE7" w:rsidP="00130EE7">
      <w:pPr>
        <w:snapToGrid w:val="0"/>
        <w:spacing w:line="480" w:lineRule="auto"/>
        <w:rPr>
          <w:rFonts w:ascii="Arial" w:hAnsi="Arial" w:cs="Arial"/>
          <w:sz w:val="20"/>
          <w:szCs w:val="20"/>
          <w:lang w:val="en-GB"/>
        </w:rPr>
      </w:pPr>
      <w:r w:rsidRPr="00130EE7">
        <w:rPr>
          <w:rFonts w:ascii="Arial" w:hAnsi="Arial" w:cs="Arial"/>
          <w:b/>
          <w:bCs/>
          <w:sz w:val="20"/>
          <w:szCs w:val="20"/>
          <w:lang w:val="en-GB"/>
        </w:rPr>
        <w:t>Figure 4.</w:t>
      </w:r>
      <w:r w:rsidRPr="00130EE7">
        <w:rPr>
          <w:rFonts w:ascii="Arial" w:hAnsi="Arial" w:cs="Arial"/>
          <w:sz w:val="20"/>
          <w:szCs w:val="20"/>
          <w:lang w:val="en-GB"/>
        </w:rPr>
        <w:t xml:space="preserve"> Latent growth curve models of SDQ Total Difficulties scores for those adolescents without access to a computer (</w:t>
      </w:r>
      <w:r w:rsidRPr="00130EE7">
        <w:rPr>
          <w:rFonts w:ascii="Arial" w:hAnsi="Arial" w:cs="Arial"/>
          <w:b/>
          <w:bCs/>
          <w:sz w:val="20"/>
          <w:szCs w:val="20"/>
          <w:lang w:val="en-GB"/>
        </w:rPr>
        <w:t>a</w:t>
      </w:r>
      <w:r w:rsidRPr="00130EE7">
        <w:rPr>
          <w:rFonts w:ascii="Arial" w:hAnsi="Arial" w:cs="Arial"/>
          <w:sz w:val="20"/>
          <w:szCs w:val="20"/>
          <w:lang w:val="en-GB"/>
        </w:rPr>
        <w:t>) and without access to a good internet connection (</w:t>
      </w:r>
      <w:r w:rsidRPr="00130EE7">
        <w:rPr>
          <w:rFonts w:ascii="Arial" w:hAnsi="Arial" w:cs="Arial"/>
          <w:b/>
          <w:bCs/>
          <w:sz w:val="20"/>
          <w:szCs w:val="20"/>
          <w:lang w:val="en-GB"/>
        </w:rPr>
        <w:t>b</w:t>
      </w:r>
      <w:r w:rsidRPr="00130EE7">
        <w:rPr>
          <w:rFonts w:ascii="Arial" w:hAnsi="Arial" w:cs="Arial"/>
          <w:sz w:val="20"/>
          <w:szCs w:val="20"/>
          <w:lang w:val="en-GB"/>
        </w:rPr>
        <w:t>). Predicted individual trajectories are also shown and demonstrate the size of the group in each case.</w:t>
      </w:r>
      <w:r w:rsidRPr="00130EE7">
        <w:rPr>
          <w:rFonts w:ascii="Arial" w:hAnsi="Arial" w:cs="Arial"/>
          <w:noProof/>
          <w:lang w:val="en-GB"/>
        </w:rPr>
        <w:t xml:space="preserve"> </w:t>
      </w:r>
      <w:r>
        <w:rPr>
          <w:rFonts w:ascii="Arial" w:hAnsi="Arial" w:cs="Arial"/>
          <w:noProof/>
          <w:lang w:val="en-GB" w:eastAsia="en-GB"/>
        </w:rPr>
        <w:drawing>
          <wp:inline distT="0" distB="0" distL="0" distR="0" wp14:anchorId="17DC3F29" wp14:editId="776FD4EB">
            <wp:extent cx="5725795" cy="4093210"/>
            <wp:effectExtent l="0" t="0" r="8255" b="2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4093210"/>
                    </a:xfrm>
                    <a:prstGeom prst="rect">
                      <a:avLst/>
                    </a:prstGeom>
                    <a:noFill/>
                    <a:ln>
                      <a:noFill/>
                    </a:ln>
                  </pic:spPr>
                </pic:pic>
              </a:graphicData>
            </a:graphic>
          </wp:inline>
        </w:drawing>
      </w:r>
    </w:p>
    <w:p w14:paraId="42D1628A" w14:textId="77777777" w:rsidR="00933D7B" w:rsidRPr="004F6D3E" w:rsidRDefault="00933D7B" w:rsidP="00EE4F20">
      <w:pPr>
        <w:snapToGrid w:val="0"/>
        <w:spacing w:line="480" w:lineRule="auto"/>
        <w:rPr>
          <w:rFonts w:ascii="Arial" w:hAnsi="Arial" w:cs="Arial"/>
          <w:b/>
          <w:bCs/>
          <w:u w:val="single"/>
          <w:lang w:val="en-GB"/>
        </w:rPr>
      </w:pPr>
    </w:p>
    <w:p w14:paraId="04BE9DB9" w14:textId="42A1589D" w:rsidR="00D76CA9" w:rsidRPr="004F6D3E" w:rsidRDefault="00D76CA9" w:rsidP="00EE4F20">
      <w:pPr>
        <w:snapToGrid w:val="0"/>
        <w:spacing w:line="480" w:lineRule="auto"/>
        <w:rPr>
          <w:rFonts w:ascii="Arial" w:hAnsi="Arial" w:cs="Arial"/>
          <w:b/>
          <w:bCs/>
          <w:lang w:val="en-GB"/>
        </w:rPr>
      </w:pPr>
      <w:r w:rsidRPr="004F6D3E">
        <w:rPr>
          <w:rFonts w:ascii="Arial" w:hAnsi="Arial" w:cs="Arial"/>
          <w:b/>
          <w:bCs/>
          <w:lang w:val="en-GB"/>
        </w:rPr>
        <w:t>Sensitivity check</w:t>
      </w:r>
    </w:p>
    <w:p w14:paraId="0F7C0BBB" w14:textId="2B0FDD0E"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To confirm that excluding those participants without assigned longitudinal </w:t>
      </w:r>
      <w:r w:rsidR="00F10A41">
        <w:rPr>
          <w:rFonts w:ascii="Arial" w:hAnsi="Arial" w:cs="Arial"/>
          <w:lang w:val="en-GB"/>
        </w:rPr>
        <w:t xml:space="preserve">sample </w:t>
      </w:r>
      <w:r w:rsidRPr="004F6D3E">
        <w:rPr>
          <w:rFonts w:ascii="Arial" w:hAnsi="Arial" w:cs="Arial"/>
          <w:lang w:val="en-GB"/>
        </w:rPr>
        <w:t xml:space="preserve">weights </w:t>
      </w:r>
      <w:r w:rsidR="00437351">
        <w:rPr>
          <w:rFonts w:ascii="Arial" w:hAnsi="Arial" w:cs="Arial"/>
          <w:lang w:val="en-GB"/>
        </w:rPr>
        <w:t xml:space="preserve">(see methods) </w:t>
      </w:r>
      <w:r w:rsidRPr="004F6D3E">
        <w:rPr>
          <w:rFonts w:ascii="Arial" w:hAnsi="Arial" w:cs="Arial"/>
          <w:lang w:val="en-GB"/>
        </w:rPr>
        <w:t xml:space="preserve">does not substantially affect the results of our analysis, we conducted a sensitivity check including both those with and those without longitudinal weights. These whole-cohort models had only one difference, in that in </w:t>
      </w:r>
      <w:r w:rsidRPr="004F6D3E">
        <w:rPr>
          <w:rFonts w:ascii="Arial" w:hAnsi="Arial" w:cs="Arial"/>
          <w:lang w:val="en-GB"/>
        </w:rPr>
        <w:lastRenderedPageBreak/>
        <w:t xml:space="preserve">the “good internet connection” case, the difference in linear coefficients between the groups with and without access became significant (LRT </w:t>
      </w:r>
      <w:r w:rsidRPr="004F6D3E">
        <w:rPr>
          <w:rFonts w:ascii="Arial" w:hAnsi="Arial" w:cs="Arial"/>
          <w:i/>
          <w:iCs/>
          <w:lang w:val="en-GB"/>
        </w:rPr>
        <w:t>p</w:t>
      </w:r>
      <w:r w:rsidRPr="004F6D3E">
        <w:rPr>
          <w:rFonts w:ascii="Arial" w:hAnsi="Arial" w:cs="Arial"/>
          <w:lang w:val="en-GB"/>
        </w:rPr>
        <w:t xml:space="preserve"> = .042). Full details of these analyses can be found in Supplementary Tables S12-15 and Figures S1-2.</w:t>
      </w:r>
    </w:p>
    <w:p w14:paraId="34016222" w14:textId="77777777" w:rsidR="0023726D" w:rsidRPr="004F6D3E" w:rsidRDefault="0023726D" w:rsidP="00EE4F20">
      <w:pPr>
        <w:snapToGrid w:val="0"/>
        <w:spacing w:line="480" w:lineRule="auto"/>
        <w:rPr>
          <w:rFonts w:ascii="Arial" w:hAnsi="Arial" w:cs="Arial"/>
          <w:lang w:val="en-GB"/>
        </w:rPr>
      </w:pPr>
    </w:p>
    <w:p w14:paraId="15B6290C" w14:textId="5D01A602" w:rsidR="00D76CA9" w:rsidRPr="004F6D3E" w:rsidRDefault="00D76CA9" w:rsidP="000B18B3">
      <w:pPr>
        <w:keepNext/>
        <w:snapToGrid w:val="0"/>
        <w:spacing w:line="480" w:lineRule="auto"/>
        <w:jc w:val="center"/>
        <w:rPr>
          <w:rFonts w:ascii="Arial" w:hAnsi="Arial" w:cs="Arial"/>
          <w:b/>
          <w:bCs/>
          <w:lang w:val="en-GB"/>
        </w:rPr>
      </w:pPr>
      <w:r w:rsidRPr="004F6D3E">
        <w:rPr>
          <w:rFonts w:ascii="Arial" w:hAnsi="Arial" w:cs="Arial"/>
          <w:b/>
          <w:bCs/>
          <w:lang w:val="en-GB"/>
        </w:rPr>
        <w:t>Discussion</w:t>
      </w:r>
    </w:p>
    <w:p w14:paraId="085177B9" w14:textId="2BEA83BF" w:rsidR="00D76CA9" w:rsidRPr="004F6D3E" w:rsidRDefault="398081FB" w:rsidP="00EE4F20">
      <w:pPr>
        <w:snapToGrid w:val="0"/>
        <w:spacing w:line="480" w:lineRule="auto"/>
        <w:rPr>
          <w:rFonts w:ascii="Arial" w:hAnsi="Arial" w:cs="Arial"/>
          <w:lang w:val="en-GB"/>
        </w:rPr>
      </w:pPr>
      <w:r w:rsidRPr="004F6D3E">
        <w:rPr>
          <w:rFonts w:ascii="Arial" w:hAnsi="Arial" w:cs="Arial"/>
          <w:lang w:val="en-GB"/>
        </w:rPr>
        <w:t xml:space="preserve">In this study, we tested whether adolescent longitudinal mental health trajectories during the COVID-19 pandemic were different for adolescents who had experienced a lack of access </w:t>
      </w:r>
      <w:r w:rsidR="005452B4">
        <w:rPr>
          <w:rFonts w:ascii="Arial" w:hAnsi="Arial" w:cs="Arial"/>
          <w:lang w:val="en-GB"/>
        </w:rPr>
        <w:t xml:space="preserve">to a computer or good internet connection </w:t>
      </w:r>
      <w:r w:rsidRPr="004F6D3E">
        <w:rPr>
          <w:rFonts w:ascii="Arial" w:hAnsi="Arial" w:cs="Arial"/>
          <w:lang w:val="en-GB"/>
        </w:rPr>
        <w:t>during that time to those who had not. When examining all the participating adolescents, we found a small quadratic trend in mental health: symptoms increased from pre-pandemic baselines in 2020 and then decreased in early 2021. The trajectories were more pronounced for those who did not have access to a computer for online schooling, showing a greater increase during 2020 and then a greater decrease in early 2021. In contrast, we found no significant difference between the trajectories for those who had and did not have access to a good internet connection.</w:t>
      </w:r>
    </w:p>
    <w:p w14:paraId="386A96D3" w14:textId="692BE258"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To understand these results, it is important to track how the educational and social disruptions experienced by UK adolescents differed across our study waves. In March 2020, UK schools were shut due to the COVID-19 pandemic, except for children of key workers or those who were considered vulnerable to lack of support from school. Furthermore, attendance among these groups was much lower than predicted </w:t>
      </w:r>
      <w:r w:rsidRPr="004F6D3E">
        <w:rPr>
          <w:rFonts w:ascii="Arial" w:hAnsi="Arial" w:cs="Arial"/>
          <w:lang w:val="en-GB"/>
        </w:rPr>
        <w:fldChar w:fldCharType="begin"/>
      </w:r>
      <w:r w:rsidR="00833306" w:rsidRPr="004F6D3E">
        <w:rPr>
          <w:rFonts w:ascii="Arial" w:hAnsi="Arial" w:cs="Arial"/>
          <w:lang w:val="en-GB"/>
        </w:rPr>
        <w:instrText xml:space="preserve"> ADDIN ZOTERO_ITEM CSL_CITATION {"citationID":"Ybzz3vQp","properties":{"formattedCitation":"[13]","plainCitation":"[13]","noteIndex":0},"citationItems":[{"id":465,"uris":["http://zotero.org/users/9258933/items/FHMICU53"],"itemData":{"id":465,"type":"webpage","abstract":"This report provides an update to Does Money Affect Children’s Outcomes?: A Systematic Review, published in October 2013. Using systematic search approaches, we review the literature examining the relationship between household financial resources and children’s outcomes, focusing on OECD countries and on the last fifty years. We include studies looking at children’s health, cognitive development and social, emotional and behavioural development, as well as studies on relevant intermediate outcomes, including the home environment and maternal mental health and health behaviours. Studies are only included if they use methods that allow us to reach conclusions about causal relationships: this includes randomised controlled experiments, quasi-experimental situations, and longitudinal studies tracking both financial resources and outcomes over time. The update adds 27 new studies to the 34 in the original review, and slightly expands the country coverage, although the evidence base remains heavily US-focused. The studies provide strong evidence that income has causal effects on a wide range of children’s outcomes, especially in households on low incomes to begin with. We conclude that reducing income poverty can be expected to have a significant impact on children’s environment and on their development.","genre":"Monograph","language":"eng","note":"ISSN: 1460-5023\nissue: 203\nnumber-of-pages: 41\nnumber: 203\npage: 1-41\npublisher-place: London, UK\npublisher: Centre for Analysis of Social Exclusion, The London School of Economics and Political Science","title":"Does Money Affect Children’s Outcomes? An update","title-short":"Does Money Affect Children’s Outcomes?","URL":"https://sticerd.lse.ac.uk/CASE/_NEW/PUBLICATIONS/abstract/?index=5662","author":[{"family":"Cooper","given":"Kerris"},{"family":"Stewart","given":"Kitty"}],"accessed":{"date-parts":[["2021",11,5]]},"issued":{"date-parts":[["2017",7]]}}}],"schema":"https://github.com/citation-style-language/schema/raw/master/csl-citation.json"} </w:instrText>
      </w:r>
      <w:r w:rsidRPr="004F6D3E">
        <w:rPr>
          <w:rFonts w:ascii="Arial" w:hAnsi="Arial" w:cs="Arial"/>
          <w:lang w:val="en-GB"/>
        </w:rPr>
        <w:fldChar w:fldCharType="separate"/>
      </w:r>
      <w:r w:rsidR="00933D7B" w:rsidRPr="004F6D3E">
        <w:rPr>
          <w:rFonts w:ascii="Arial" w:hAnsi="Arial" w:cs="Arial"/>
          <w:lang w:val="en-GB"/>
        </w:rPr>
        <w:t>[13]</w:t>
      </w:r>
      <w:r w:rsidRPr="004F6D3E">
        <w:rPr>
          <w:rFonts w:ascii="Arial" w:hAnsi="Arial" w:cs="Arial"/>
          <w:lang w:val="en-GB"/>
        </w:rPr>
        <w:fldChar w:fldCharType="end"/>
      </w:r>
      <w:r w:rsidRPr="004F6D3E">
        <w:rPr>
          <w:rFonts w:ascii="Arial" w:hAnsi="Arial" w:cs="Arial"/>
          <w:lang w:val="en-GB"/>
        </w:rPr>
        <w:t>. While some schools did reopen before the 2020 summer holidays, attendance was not compulsory and often part-time, especially for older pupils in secondary schools. A full reopening of UK schools only occurred at the beginning of the new school year in September 2020. November 2020 saw a wave of locali</w:t>
      </w:r>
      <w:r w:rsidR="000B7CE6" w:rsidRPr="004F6D3E">
        <w:rPr>
          <w:rFonts w:ascii="Arial" w:hAnsi="Arial" w:cs="Arial"/>
          <w:lang w:val="en-GB"/>
        </w:rPr>
        <w:t>s</w:t>
      </w:r>
      <w:r w:rsidRPr="004F6D3E">
        <w:rPr>
          <w:rFonts w:ascii="Arial" w:hAnsi="Arial" w:cs="Arial"/>
          <w:lang w:val="en-GB"/>
        </w:rPr>
        <w:t xml:space="preserve">ed </w:t>
      </w:r>
      <w:r w:rsidRPr="004F6D3E">
        <w:rPr>
          <w:rFonts w:ascii="Arial" w:hAnsi="Arial" w:cs="Arial"/>
          <w:lang w:val="en-GB"/>
        </w:rPr>
        <w:lastRenderedPageBreak/>
        <w:t xml:space="preserve">restrictions, following which schools were closed again nationally in December 2020 and remained closed until March 2021. Like the Co-Space study, we found mental health symptoms to be worst during times of high COVID-19 restrictions, which would have caused both educational and social disruptions, while mental health recovered to some extent with schools reopening and social restrictions lifting in March 2021 </w:t>
      </w:r>
      <w:r w:rsidRPr="004F6D3E">
        <w:rPr>
          <w:rFonts w:ascii="Arial" w:hAnsi="Arial" w:cs="Arial"/>
          <w:lang w:val="en-GB"/>
        </w:rPr>
        <w:fldChar w:fldCharType="begin"/>
      </w:r>
      <w:r w:rsidR="008D43B1">
        <w:rPr>
          <w:rFonts w:ascii="Arial" w:hAnsi="Arial" w:cs="Arial"/>
          <w:lang w:val="en-GB"/>
        </w:rPr>
        <w:instrText xml:space="preserve"> ADDIN ZOTERO_ITEM CSL_CITATION {"citationID":"Z1213j4p","properties":{"formattedCitation":"[30]","plainCitation":"[30]","noteIndex":0},"citationItems":[{"id":468,"uris":["http://zotero.org/users/9258933/items/Z9AV7275"],"itemData":{"id":468,"type":"article-journal","abstract":"Background The COVID-19 pandemic has significantly changed the lives of children and adolescents, forcing them into periods of prolonged social isolation and time away from school. Understanding the psychological consequences of the UK’s lockdown for children and adolescents, the associated risk factors, and how trajectories may vary for children and adolescents in different circumstances is essential so that the most vulnerable children and adolescents can be identified, and appropriate support can be implemented. Methods Participants were a convenience sample of parents and carers (n = 2,988) in the UK with children and adolescents aged between 4 and 16 years who completed an online survey about their child’s mental health. Growth curve analysis was used to examine the changes in conduct problems, hyperactivity/inattention, and emotional symptoms between the end of March/beginning of April and July using data from monthly assessments over four months. Additionally, growth mixture modelling identified mental health trajectories for conduct problems, hyperactivity/inattention, and emotional symptoms separately, and subsequent regression models were used to estimate predictors of mental health trajectory membership. Results Overall levels of hyperactivity and conduct problems increased over time, whereas emotional symptoms remained relatively stable, though declined somewhat between June and July. Change over time varied according to child age, the presence of siblings, and with Special Educational Needs (SEN)/Neurodevelopmental Disorders (ND). Subsequent growth mixture modelling identified three, four, and five trajectories for hyperactivity/inattention, conduct problems, and emotional symptoms, respectively. Though many children maintained ‘stable low’ symptoms, others experienced elevated symptoms by July. These children were more likely to have a parent/carer with higher levels of psychological distress, to have SEN/ND, or to be younger in age. Conclusions The findings support previous literature and highlight that certain risk factors were associated with poorer mental health trajectories for children and adolescents during the pandemic.","container-title":"Journal of Child Psychology and Psychiatry","DOI":"10.1111/jcpp.13490","ISSN":"1469-7610","language":"en","note":"_eprint: https://onlinelibrary.wiley.com/doi/pdf/10.1111/jcpp.13490","source":"Wiley Online Library","title":"Examining changes in parent-reported child and adolescent mental health throughout the UK's first COVID-19 national lockdown","URL":"https://doi.org/10.1111/jcpp.13490","author":[{"family":"Raw","given":"Jasmine A. L."},{"family":"Waite","given":"Polly"},{"family":"Pearcey","given":"Samantha"},{"family":"Shum","given":"Adrienne"},{"family":"Patalay","given":"Praveetha"},{"family":"Creswell","given":"Cathy"}],"accessed":{"date-parts":[["2021",11,5]]},"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[30]</w:t>
      </w:r>
      <w:r w:rsidRPr="004F6D3E">
        <w:rPr>
          <w:rFonts w:ascii="Arial" w:hAnsi="Arial" w:cs="Arial"/>
          <w:lang w:val="en-GB"/>
        </w:rPr>
        <w:fldChar w:fldCharType="end"/>
      </w:r>
      <w:r w:rsidRPr="004F6D3E">
        <w:rPr>
          <w:rFonts w:ascii="Arial" w:hAnsi="Arial" w:cs="Arial"/>
          <w:lang w:val="en-GB"/>
        </w:rPr>
        <w:t>.</w:t>
      </w:r>
    </w:p>
    <w:p w14:paraId="6C28F358" w14:textId="7BFFD239"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Our analyses highlighted that those who did not have access to a computer had worse mental health during times of school closures and social isolation than those who did, which echoes the findings of the English Mental Health of Children and Young People survey follow-ups in 2020 and 2021 </w:t>
      </w:r>
      <w:r w:rsidRPr="004F6D3E">
        <w:rPr>
          <w:rFonts w:ascii="Arial" w:hAnsi="Arial" w:cs="Arial"/>
          <w:lang w:val="en-GB"/>
        </w:rPr>
        <w:fldChar w:fldCharType="begin"/>
      </w:r>
      <w:r w:rsidR="008D43B1">
        <w:rPr>
          <w:rFonts w:ascii="Arial" w:hAnsi="Arial" w:cs="Arial"/>
          <w:lang w:val="en-GB"/>
        </w:rPr>
        <w:instrText xml:space="preserve"> ADDIN ZOTERO_ITEM CSL_CITATION {"citationID":"lQPkstwv","properties":{"formattedCitation":"[31,32]","plainCitation":"[31,32]","noteIndex":0},"citationItems":[{"id":471,"uris":["http://zotero.org/users/9258933/items/ZGSKD7LK"],"itemData":{"id":471,"type":"article-journal","container-title":"The Lancet Psychiatry","DOI":"10.1016/S2215-0366(20)30570-8","ISSN":"2215-0366","issue":"5","journalAbbreviation":"The Lancet Psychiatry","language":"en","page":"353-354","source":"ScienceDirect","title":"Child mental health in England before and during the COVID-19 lockdown","volume":"8","author":[{"family":"Newlove-Delgado","given":"Tamsin"},{"family":"McManus","given":"Sally"},{"family":"Sadler","given":"Katharine"},{"family":"Thandi","given":"Sharon"},{"family":"Vizard","given":"Tim"},{"family":"Cartwright","given":"Cher"},{"family":"Ford","given":"Tamsin"}],"issued":{"date-parts":[["2021",5,1]]}}},{"id":475,"uris":["http://zotero.org/users/9258933/items/KB7SRSJE"],"itemData":{"id":475,"type":"webpage","abstract":"The Mental Health of Children and Young People survey series provides England’s best source of data on trends in child mental health. This follow-up survey looks into the impact of the coronavirus (COVID-19) pandemic on children's mental health.","container-title":"NHS Digital","language":"en","title":"Mental Health of Children and Young People in England 2021 - wave 2 follow up to the 2017 survey","URL":"https://digital.nhs.uk/data-and-information/publications/statistical/mental-health-of-children-and-young-people-in-england/2021-follow-up-to-the-2017-survey","author":[{"family":"Newlove-Delgado","given":"Tamsin"},{"family":"Williams","given":"Tracy"},{"family":"Robertson","given":"Katy"},{"literal":"McManus, Sally"},{"literal":"Sadler, Katharine"},{"literal":"Vizard, Tim"},{"literal":"Cartwright, Cher"},{"literal":"Mathews, Frances"},{"literal":"Norman, Shelley"},{"literal":"Marcheselli, Franziska"},{"literal":"Ford, Tamsin"}],"accessed":{"date-parts":[["2021",11,5]]},"issued":{"date-parts":[["2021"]]}}}],"schema":"https://github.com/citation-style-language/schema/raw/master/csl-citation.json"}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[31,32]</w:t>
      </w:r>
      <w:r w:rsidRPr="004F6D3E">
        <w:rPr>
          <w:rFonts w:ascii="Arial" w:hAnsi="Arial" w:cs="Arial"/>
          <w:lang w:val="en-GB"/>
        </w:rPr>
        <w:fldChar w:fldCharType="end"/>
      </w:r>
      <w:r w:rsidRPr="004F6D3E">
        <w:rPr>
          <w:rFonts w:ascii="Arial" w:hAnsi="Arial" w:cs="Arial"/>
          <w:lang w:val="en-GB"/>
        </w:rPr>
        <w:t xml:space="preserve">. Our results were robust even when controlling for sex, age, ethnicity, and household income, which is important as digital exclusion is more likely to co-occur with other adversities. Indeed, both English surveys’ follow-ups demonstrated clustering of various impairments to accessing online schooling in addition to access to a device, including a quiet space to study, support from parents and school and access to other learning resources </w:t>
      </w:r>
      <w:r w:rsidRPr="004F6D3E">
        <w:rPr>
          <w:rFonts w:ascii="Arial" w:hAnsi="Arial" w:cs="Arial"/>
          <w:lang w:val="en-GB"/>
        </w:rPr>
        <w:fldChar w:fldCharType="begin"/>
      </w:r>
      <w:r w:rsidR="008D43B1">
        <w:rPr>
          <w:rFonts w:ascii="Arial" w:hAnsi="Arial" w:cs="Arial"/>
          <w:lang w:val="en-GB"/>
        </w:rPr>
        <w:instrText xml:space="preserve"> ADDIN ZOTERO_ITEM CSL_CITATION {"citationID":"0qIN6mBy","properties":{"formattedCitation":"[31,32]","plainCitation":"[31,32]","noteIndex":0},"citationItems":[{"id":471,"uris":["http://zotero.org/users/9258933/items/ZGSKD7LK"],"itemData":{"id":471,"type":"article-journal","container-title":"The Lancet Psychiatry","DOI":"10.1016/S2215-0366(20)30570-8","ISSN":"2215-0366","issue":"5","journalAbbreviation":"The Lancet Psychiatry","language":"en","page":"353-354","source":"ScienceDirect","title":"Child mental health in England before and during the COVID-19 lockdown","volume":"8","author":[{"family":"Newlove-Delgado","given":"Tamsin"},{"family":"McManus","given":"Sally"},{"family":"Sadler","given":"Katharine"},{"family":"Thandi","given":"Sharon"},{"family":"Vizard","given":"Tim"},{"family":"Cartwright","given":"Cher"},{"family":"Ford","given":"Tamsin"}],"issued":{"date-parts":[["2021",5,1]]}}},{"id":475,"uris":["http://zotero.org/users/9258933/items/KB7SRSJE"],"itemData":{"id":475,"type":"webpage","abstract":"The Mental Health of Children and Young People survey series provides England’s best source of data on trends in child mental health. This follow-up survey looks into the impact of the coronavirus (COVID-19) pandemic on children's mental health.","container-title":"NHS Digital","language":"en","title":"Mental Health of Children and Young People in England 2021 - wave 2 follow up to the 2017 survey","URL":"https://digital.nhs.uk/data-and-information/publications/statistical/mental-health-of-children-and-young-people-in-england/2021-follow-up-to-the-2017-survey","author":[{"family":"Newlove-Delgado","given":"Tamsin"},{"family":"Williams","given":"Tracy"},{"family":"Robertson","given":"Katy"},{"literal":"McManus, Sally"},{"literal":"Sadler, Katharine"},{"literal":"Vizard, Tim"},{"literal":"Cartwright, Cher"},{"literal":"Mathews, Frances"},{"literal":"Norman, Shelley"},{"literal":"Marcheselli, Franziska"},{"literal":"Ford, Tamsin"}],"accessed":{"date-parts":[["2021",11,5]]},"issued":{"date-parts":[["2021"]]}}}],"schema":"https://github.com/citation-style-language/schema/raw/master/csl-citation.json"}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[31,32]</w:t>
      </w:r>
      <w:r w:rsidRPr="004F6D3E">
        <w:rPr>
          <w:rFonts w:ascii="Arial" w:hAnsi="Arial" w:cs="Arial"/>
          <w:lang w:val="en-GB"/>
        </w:rPr>
        <w:fldChar w:fldCharType="end"/>
      </w:r>
      <w:r w:rsidRPr="004F6D3E">
        <w:rPr>
          <w:rFonts w:ascii="Arial" w:hAnsi="Arial" w:cs="Arial"/>
          <w:lang w:val="en-GB"/>
        </w:rPr>
        <w:t>. A possible explanation of our results is that digitally excluded adolescents experienced much greater educational and social disruption: a lack of computer access may preclude consistent and active engagement in online schooling and keeping in touch with peers online. These adolescents did not have an effective way to buffer the lack of education or in-person social contact when lockdown measures curtailed their ability to go to school or meet face-to-face, and not having access to such devices can therefore be related to decreased mental health.</w:t>
      </w:r>
    </w:p>
    <w:p w14:paraId="7A0C56E0" w14:textId="41E0D1FC"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t xml:space="preserve">There was a clear negative relationship between not having access to a computer for school and mental health, but no evidence for a similar association in terms of not </w:t>
      </w:r>
      <w:r w:rsidRPr="004F6D3E">
        <w:rPr>
          <w:rFonts w:ascii="Arial" w:hAnsi="Arial" w:cs="Arial"/>
          <w:lang w:val="en-GB"/>
        </w:rPr>
        <w:lastRenderedPageBreak/>
        <w:t xml:space="preserve">having access to a “good internet connection”. There are multiple possible explanations for this finding. First, the disruption due to not having a good internet connection (as opposed to having no internet access at all) might not be as severe as not having access to a computer, and the experiences of an adolescent might not have been that different to their peers with a good internet connection. Second, what counts as a “good” internet connection could differ across participants and therefore the measure might have been noisy. </w:t>
      </w:r>
      <w:ins w:id="15" w:author="Metherell, Tom" w:date="2022-10-05T10:48:00Z">
        <w:r w:rsidR="007674FD">
          <w:rPr>
            <w:rFonts w:ascii="Arial" w:hAnsi="Arial" w:cs="Arial"/>
            <w:lang w:val="en-GB"/>
          </w:rPr>
          <w:t xml:space="preserve">This also applies to a lesser extent to </w:t>
        </w:r>
      </w:ins>
      <w:ins w:id="16" w:author="Metherell, Tom" w:date="2022-10-05T10:49:00Z">
        <w:r w:rsidR="00AC4C53">
          <w:rPr>
            <w:rFonts w:ascii="Arial" w:hAnsi="Arial" w:cs="Arial"/>
            <w:lang w:val="en-GB"/>
          </w:rPr>
          <w:t xml:space="preserve">computer access, as some participants may have interpreted </w:t>
        </w:r>
      </w:ins>
      <w:ins w:id="17" w:author="Metherell, Tom" w:date="2022-10-05T10:50:00Z">
        <w:r w:rsidR="00CC3E5D">
          <w:rPr>
            <w:rFonts w:ascii="Arial" w:hAnsi="Arial" w:cs="Arial"/>
            <w:lang w:val="en-GB"/>
          </w:rPr>
          <w:t xml:space="preserve">the term “computer” as including tablets, smartphones or other devices. </w:t>
        </w:r>
      </w:ins>
      <w:r w:rsidRPr="004F6D3E">
        <w:rPr>
          <w:rFonts w:ascii="Arial" w:hAnsi="Arial" w:cs="Arial"/>
          <w:lang w:val="en-GB"/>
        </w:rPr>
        <w:t xml:space="preserve">As this study highlights the need for further research and policy discussion about digital exclusion in light of the COVID-19 pandemic, care needs to be taken to understand the long-term impact of digital exclusion </w:t>
      </w:r>
      <w:r w:rsidRPr="004F6D3E">
        <w:rPr>
          <w:rFonts w:ascii="Arial" w:hAnsi="Arial" w:cs="Arial"/>
          <w:lang w:val="en-GB"/>
        </w:rPr>
        <w:fldChar w:fldCharType="begin"/>
      </w:r>
      <w:r w:rsidR="008D43B1">
        <w:rPr>
          <w:rFonts w:ascii="Arial" w:hAnsi="Arial" w:cs="Arial"/>
          <w:lang w:val="en-GB"/>
        </w:rPr>
        <w:instrText xml:space="preserve"> ADDIN ZOTERO_ITEM CSL_CITATION {"citationID":"PmdgyCkS","properties":{"formattedCitation":"[33]","plainCitation":"[33]","noteIndex":0},"citationItems":[{"id":570,"uris":["http://zotero.org/users/9258933/items/GXWPS2XV"],"itemData":{"id":570,"type":"article-journal","abstract":"Little academic and policy attention has addressed the `digital divide' among children and young people. This article analyses findings from a national survey of UK 9—19-year-olds that reveal inequalities by age, gender and socioeconomic status in relation to their quality of access to and use of the internet. Since both the extent of use and the reasons for low- and non-use of the internet vary by age, a different explanation for the digital divide is required for children compared with adults. Looking beyond the idea of a binary divide, we propose instead a continuum of digital inclusion. Gradations in frequency of internet use (from non and low users through to weekly and daily users) are found to map onto a progression in the take-up of online opportunities among young people (from basic through moderate to broad and then all-round users), thus beginning to explain why differences in internet use matter, contributing to inclusion and exclusion. Demographic, use and expertise variables are all shown to play a role in accounting for variations in the breadth and depth of internet use.","container-title":"New Media &amp; Society","DOI":"10.1177/1461444807080335","ISSN":"1461-4448","issue":"4","journalAbbreviation":"New Media &amp; Society","language":"en","note":"publisher: SAGE Publications","page":"671-696","source":"SAGE Journals","title":"Gradations in digital inclusion: children, young people and the digital divide","title-short":"Gradations in digital inclusion","volume":"9","author":[{"family":"Livingstone","given":"Sonia"},{"family":"Helsper","given":"Ellen"}],"issued":{"date-parts":[["2007",8,1]]}}}],"schema":"https://github.com/citation-style-language/schema/raw/master/csl-citation.json"}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[33]</w:t>
      </w:r>
      <w:r w:rsidRPr="004F6D3E">
        <w:rPr>
          <w:rFonts w:ascii="Arial" w:hAnsi="Arial" w:cs="Arial"/>
          <w:lang w:val="en-GB"/>
        </w:rPr>
        <w:fldChar w:fldCharType="end"/>
      </w:r>
      <w:r w:rsidRPr="004F6D3E">
        <w:rPr>
          <w:rFonts w:ascii="Arial" w:hAnsi="Arial" w:cs="Arial"/>
          <w:lang w:val="en-GB"/>
        </w:rPr>
        <w:t>. Future research should employ a mixed methods approach to unpick the lockdown experiences of young people and elucidate which aspects of the disruption were most difficult to cope with.</w:t>
      </w:r>
      <w:ins w:id="18" w:author="Metherell, Tom" w:date="2022-10-07T11:17:00Z">
        <w:r w:rsidR="00695577" w:rsidRPr="00695577">
          <w:t xml:space="preserve"> </w:t>
        </w:r>
        <w:r w:rsidR="00695577" w:rsidRPr="00695577">
          <w:rPr>
            <w:rFonts w:ascii="Arial" w:hAnsi="Arial" w:cs="Arial"/>
            <w:lang w:val="en-GB"/>
          </w:rPr>
          <w:t>In particular, it should take a qualitative approach to assessing the extent and manner of digital exclusion that young people are facing, and the relationship this has with their mental health during times of social isolation.</w:t>
        </w:r>
      </w:ins>
      <w:ins w:id="19" w:author="Metherell, Tom" w:date="2022-10-07T20:01:00Z">
        <w:r w:rsidR="0036637B">
          <w:rPr>
            <w:rFonts w:ascii="Arial" w:hAnsi="Arial" w:cs="Arial"/>
            <w:lang w:val="en-GB"/>
          </w:rPr>
          <w:t xml:space="preserve"> It</w:t>
        </w:r>
      </w:ins>
      <w:ins w:id="20" w:author="Metherell, Tom" w:date="2022-10-05T17:23:00Z">
        <w:r w:rsidR="00410AE1">
          <w:rPr>
            <w:rFonts w:ascii="Arial" w:hAnsi="Arial" w:cs="Arial"/>
            <w:lang w:val="en-GB"/>
          </w:rPr>
          <w:t xml:space="preserve"> should also </w:t>
        </w:r>
      </w:ins>
      <w:ins w:id="21" w:author="Metherell, Tom" w:date="2022-10-07T20:01:00Z">
        <w:r w:rsidR="00BB417F">
          <w:rPr>
            <w:rFonts w:ascii="Arial" w:hAnsi="Arial" w:cs="Arial"/>
            <w:lang w:val="en-GB"/>
          </w:rPr>
          <w:t xml:space="preserve">consider </w:t>
        </w:r>
      </w:ins>
      <w:ins w:id="22" w:author="Metherell, Tom" w:date="2022-10-05T17:23:00Z">
        <w:r w:rsidR="00E33DED">
          <w:rPr>
            <w:rFonts w:ascii="Arial" w:hAnsi="Arial" w:cs="Arial"/>
            <w:lang w:val="en-GB"/>
          </w:rPr>
          <w:t xml:space="preserve">mediation analyses </w:t>
        </w:r>
      </w:ins>
      <w:ins w:id="23" w:author="Metherell, Tom" w:date="2022-10-07T20:01:00Z">
        <w:r w:rsidR="00BB417F">
          <w:rPr>
            <w:rFonts w:ascii="Arial" w:hAnsi="Arial" w:cs="Arial"/>
            <w:lang w:val="en-GB"/>
          </w:rPr>
          <w:t xml:space="preserve">as a way </w:t>
        </w:r>
      </w:ins>
      <w:ins w:id="24" w:author="Metherell, Tom" w:date="2022-10-05T17:23:00Z">
        <w:r w:rsidR="00E33DED">
          <w:rPr>
            <w:rFonts w:ascii="Arial" w:hAnsi="Arial" w:cs="Arial"/>
            <w:lang w:val="en-GB"/>
          </w:rPr>
          <w:t xml:space="preserve">to pin down the mechanisms through which </w:t>
        </w:r>
      </w:ins>
      <w:ins w:id="25" w:author="Metherell, Tom" w:date="2022-10-05T17:24:00Z">
        <w:r w:rsidR="00E33DED">
          <w:rPr>
            <w:rFonts w:ascii="Arial" w:hAnsi="Arial" w:cs="Arial"/>
            <w:lang w:val="en-GB"/>
          </w:rPr>
          <w:t xml:space="preserve">a lack of digital access may </w:t>
        </w:r>
        <w:r w:rsidR="00D21541">
          <w:rPr>
            <w:rFonts w:ascii="Arial" w:hAnsi="Arial" w:cs="Arial"/>
            <w:lang w:val="en-GB"/>
          </w:rPr>
          <w:t>impact mental health.</w:t>
        </w:r>
      </w:ins>
      <w:r w:rsidRPr="004F6D3E">
        <w:rPr>
          <w:rFonts w:ascii="Arial" w:hAnsi="Arial" w:cs="Arial"/>
          <w:lang w:val="en-GB"/>
        </w:rPr>
        <w:t xml:space="preserve"> It is further possible that the relationship we have identified may extend to other life events beyond the pandemic – therefore, future work may also wish to examine the mental health impacts of digital exclusion beyond the pandemic. It is important to consider these potential effects as digital exclusion frequently co-occurs with other socio-economic disadvantages </w:t>
      </w:r>
      <w:r w:rsidRPr="004F6D3E">
        <w:rPr>
          <w:rFonts w:ascii="Arial" w:hAnsi="Arial" w:cs="Arial"/>
          <w:lang w:val="en-GB"/>
        </w:rPr>
        <w:fldChar w:fldCharType="begin"/>
      </w:r>
      <w:r w:rsidR="008D43B1">
        <w:rPr>
          <w:rFonts w:ascii="Arial" w:hAnsi="Arial" w:cs="Arial"/>
          <w:lang w:val="en-GB"/>
        </w:rPr>
        <w:instrText xml:space="preserve"> ADDIN ZOTERO_ITEM CSL_CITATION {"citationID":"k5hf89bt","properties":{"formattedCitation":"[34,35]","plainCitation":"[34,35]","noteIndex":0},"citationItems":[{"id":564,"uris":["http://zotero.org/users/9258933/items/BAUHGVRS"],"itemData":{"id":564,"type":"article-journal","container-title":"The Lancet Digital Health","DOI":"10.1016/S2589-7500(20)30169-2","ISSN":"2589-7500","issue":"8","journalAbbreviation":"The Lancet Digital Health","language":"English","note":"publisher: Elsevier\nPMID: 32835198","page":"e395-e396","source":"www.thelancet.com","title":"COVID-19 and the digital divide in the UK","volume":"2","author":[{"family":"Watts","given":"Geoff"}],"issued":{"date-parts":[["2020",8,1]]}}},{"id":568,"uris":["http://zotero.org/users/9258933/items/FQ3H4WFS"],"itemData":{"id":568,"type":"book","abstract":"In the decades it takes to bring up a child, parents face challenges that are both helped and hindered by the fact that they are living through a period of unprecedented digital innovation. In Parenting for a Digital Future, Sonia Livingstone and Alicia Blum-Ross draw on extensive and diverse qualitative and quantitative research with a range of parents in the UK to reveal how digital technologies characterize parenting in late modernity, as parents determine how to forge new territory with little precedent or support. They chart how parents often enact authority and values through digital technologies since \"screen time,\" games, and social media have become both ways of being together and of setting boundaries. Parenting for a Digital Future moves beyond the panicky headlines to offer a deeply researched exploration of what it means to parent in a period of significant social and technological change.","ISBN":"978-0-19-087471-1","language":"en","number-of-pages":"273","publisher":"Oxford University Press","source":"Google Books","title":"Parenting for a Digital Future: How Hopes and Fears about Technology Shape Children's Lives","title-short":"Parenting for a Digital Future","author":[{"family":"Livingstone","given":"Sonia"},{"family":"Blum-Ross","given":"Alicia"}],"issued":{"date-parts":[["2020",6,9]]}}}],"schema":"https://github.com/citation-style-language/schema/raw/master/csl-citation.json"}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[34,35]</w:t>
      </w:r>
      <w:r w:rsidRPr="004F6D3E">
        <w:rPr>
          <w:rFonts w:ascii="Arial" w:hAnsi="Arial" w:cs="Arial"/>
          <w:lang w:val="en-GB"/>
        </w:rPr>
        <w:fldChar w:fldCharType="end"/>
      </w:r>
      <w:r w:rsidRPr="004F6D3E">
        <w:rPr>
          <w:rFonts w:ascii="Arial" w:hAnsi="Arial" w:cs="Arial"/>
          <w:lang w:val="en-GB"/>
        </w:rPr>
        <w:t>, with a possibility of associated inequity in mental health risk.</w:t>
      </w:r>
    </w:p>
    <w:p w14:paraId="466DBC65" w14:textId="17ED6324" w:rsidR="00D76CA9" w:rsidRPr="004F6D3E" w:rsidRDefault="00D76CA9" w:rsidP="00EE4F20">
      <w:pPr>
        <w:snapToGrid w:val="0"/>
        <w:spacing w:line="480" w:lineRule="auto"/>
        <w:rPr>
          <w:rFonts w:ascii="Arial" w:hAnsi="Arial" w:cs="Arial"/>
          <w:lang w:val="en-GB"/>
        </w:rPr>
      </w:pPr>
      <w:r w:rsidRPr="004F6D3E">
        <w:rPr>
          <w:rFonts w:ascii="Arial" w:hAnsi="Arial" w:cs="Arial"/>
          <w:lang w:val="en-GB"/>
        </w:rPr>
        <w:lastRenderedPageBreak/>
        <w:t xml:space="preserve">In all, there is a lack of high-quality longitudinal data on digital exclusion and its potential impacts, and further research is necessary. However, our findings combined with those of others </w:t>
      </w:r>
      <w:r w:rsidRPr="004F6D3E">
        <w:rPr>
          <w:rFonts w:ascii="Arial" w:hAnsi="Arial" w:cs="Arial"/>
          <w:lang w:val="en-GB"/>
        </w:rPr>
        <w:fldChar w:fldCharType="begin"/>
      </w:r>
      <w:r w:rsidR="008D43B1">
        <w:rPr>
          <w:rFonts w:ascii="Arial" w:hAnsi="Arial" w:cs="Arial"/>
          <w:lang w:val="en-GB"/>
        </w:rPr>
        <w:instrText xml:space="preserve"> ADDIN ZOTERO_ITEM CSL_CITATION {"citationID":"yO13WB7C","properties":{"formattedCitation":"[30,32]","plainCitation":"[30,32]","noteIndex":0},"citationItems":[{"id":468,"uris":["http://zotero.org/users/9258933/items/Z9AV7275"],"itemData":{"id":468,"type":"article-journal","abstract":"Background The COVID-19 pandemic has significantly changed the lives of children and adolescents, forcing them into periods of prolonged social isolation and time away from school. Understanding the psychological consequences of the UK’s lockdown for children and adolescents, the associated risk factors, and how trajectories may vary for children and adolescents in different circumstances is essential so that the most vulnerable children and adolescents can be identified, and appropriate support can be implemented. Methods Participants were a convenience sample of parents and carers (n = 2,988) in the UK with children and adolescents aged between 4 and 16 years who completed an online survey about their child’s mental health. Growth curve analysis was used to examine the changes in conduct problems, hyperactivity/inattention, and emotional symptoms between the end of March/beginning of April and July using data from monthly assessments over four months. Additionally, growth mixture modelling identified mental health trajectories for conduct problems, hyperactivity/inattention, and emotional symptoms separately, and subsequent regression models were used to estimate predictors of mental health trajectory membership. Results Overall levels of hyperactivity and conduct problems increased over time, whereas emotional symptoms remained relatively stable, though declined somewhat between June and July. Change over time varied according to child age, the presence of siblings, and with Special Educational Needs (SEN)/Neurodevelopmental Disorders (ND). Subsequent growth mixture modelling identified three, four, and five trajectories for hyperactivity/inattention, conduct problems, and emotional symptoms, respectively. Though many children maintained ‘stable low’ symptoms, others experienced elevated symptoms by July. These children were more likely to have a parent/carer with higher levels of psychological distress, to have SEN/ND, or to be younger in age. Conclusions The findings support previous literature and highlight that certain risk factors were associated with poorer mental health trajectories for children and adolescents during the pandemic.","container-title":"Journal of Child Psychology and Psychiatry","DOI":"10.1111/jcpp.13490","ISSN":"1469-7610","language":"en","note":"_eprint: https://onlinelibrary.wiley.com/doi/pdf/10.1111/jcpp.13490","source":"Wiley Online Library","title":"Examining changes in parent-reported child and adolescent mental health throughout the UK's first COVID-19 national lockdown","URL":"https://doi.org/10.1111/jcpp.13490","author":[{"family":"Raw","given":"Jasmine A. L."},{"family":"Waite","given":"Polly"},{"family":"Pearcey","given":"Samantha"},{"family":"Shum","given":"Adrienne"},{"family":"Patalay","given":"Praveetha"},{"family":"Creswell","given":"Cathy"}],"accessed":{"date-parts":[["2021",11,5]]},"issued":{"date-parts":[["2021"]]}}},{"id":475,"uris":["http://zotero.org/users/9258933/items/KB7SRSJE"],"itemData":{"id":475,"type":"webpage","abstract":"The Mental Health of Children and Young People survey series provides England’s best source of data on trends in child mental health. This follow-up survey looks into the impact of the coronavirus (COVID-19) pandemic on children's mental health.","container-title":"NHS Digital","language":"en","title":"Mental Health of Children and Young People in England 2021 - wave 2 follow up to the 2017 survey","URL":"https://digital.nhs.uk/data-and-information/publications/statistical/mental-health-of-children-and-young-people-in-england/2021-follow-up-to-the-2017-survey","author":[{"family":"Newlove-Delgado","given":"Tamsin"},{"family":"Williams","given":"Tracy"},{"family":"Robertson","given":"Katy"},{"literal":"McManus, Sally"},{"literal":"Sadler, Katharine"},{"literal":"Vizard, Tim"},{"literal":"Cartwright, Cher"},{"literal":"Mathews, Frances"},{"literal":"Norman, Shelley"},{"literal":"Marcheselli, Franziska"},{"literal":"Ford, Tamsin"}],"accessed":{"date-parts":[["2021",11,5]]},"issued":{"date-parts":[["2021"]]}}}],"schema":"https://github.com/citation-style-language/schema/raw/master/csl-citation.json"}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[30,32]</w:t>
      </w:r>
      <w:r w:rsidRPr="004F6D3E">
        <w:rPr>
          <w:rFonts w:ascii="Arial" w:hAnsi="Arial" w:cs="Arial"/>
          <w:lang w:val="en-GB"/>
        </w:rPr>
        <w:fldChar w:fldCharType="end"/>
      </w:r>
      <w:r w:rsidRPr="004F6D3E">
        <w:rPr>
          <w:rFonts w:ascii="Arial" w:hAnsi="Arial" w:cs="Arial"/>
          <w:lang w:val="en-GB"/>
        </w:rPr>
        <w:t xml:space="preserve"> suggest that ensuring access to a computer or tablet may be a simple but important intervention should further school closures become necessary.</w:t>
      </w:r>
    </w:p>
    <w:p w14:paraId="7AE1539E" w14:textId="29C80DEC" w:rsidR="00D76CA9" w:rsidRPr="000A04F6" w:rsidRDefault="00D76CA9" w:rsidP="00EE4F20">
      <w:pPr>
        <w:snapToGrid w:val="0"/>
        <w:spacing w:line="480" w:lineRule="auto"/>
        <w:rPr>
          <w:rFonts w:ascii="Arial" w:hAnsi="Arial" w:cs="Arial"/>
          <w:lang w:val="en-GB"/>
        </w:rPr>
      </w:pPr>
      <w:r w:rsidRPr="7F9AA2D2">
        <w:rPr>
          <w:rFonts w:ascii="Arial" w:hAnsi="Arial" w:cs="Arial"/>
          <w:lang w:val="en-GB"/>
        </w:rPr>
        <w:t xml:space="preserve">Our study is limited by the unequal spacing between </w:t>
      </w:r>
      <w:ins w:id="26" w:author="Sakshi Ghai" w:date="2022-10-05T13:30:00Z">
        <w:r w:rsidR="004E6F94">
          <w:rPr>
            <w:rFonts w:ascii="Arial" w:hAnsi="Arial" w:cs="Arial"/>
            <w:lang w:val="en-GB"/>
          </w:rPr>
          <w:t xml:space="preserve">the four </w:t>
        </w:r>
      </w:ins>
      <w:del w:id="27" w:author="Sakshi Ghai" w:date="2022-10-05T13:30:00Z">
        <w:r w:rsidRPr="7F9AA2D2" w:rsidDel="004E6F94">
          <w:rPr>
            <w:rFonts w:ascii="Arial" w:hAnsi="Arial" w:cs="Arial"/>
            <w:lang w:val="en-GB"/>
          </w:rPr>
          <w:delText xml:space="preserve">study </w:delText>
        </w:r>
      </w:del>
      <w:r w:rsidRPr="7F9AA2D2">
        <w:rPr>
          <w:rFonts w:ascii="Arial" w:hAnsi="Arial" w:cs="Arial"/>
          <w:lang w:val="en-GB"/>
        </w:rPr>
        <w:t>waves in our longitudinal models.</w:t>
      </w:r>
      <w:ins w:id="28" w:author="Sakshi Ghai" w:date="2022-10-05T13:23:00Z">
        <w:r w:rsidR="002A47D3">
          <w:rPr>
            <w:rFonts w:ascii="Arial" w:hAnsi="Arial" w:cs="Arial"/>
            <w:lang w:val="en-GB"/>
          </w:rPr>
          <w:t xml:space="preserve"> </w:t>
        </w:r>
      </w:ins>
      <w:ins w:id="29" w:author="Sakshi Ghai" w:date="2022-10-05T13:26:00Z">
        <w:r w:rsidR="002A47D3" w:rsidRPr="7F9AA2D2">
          <w:rPr>
            <w:rFonts w:ascii="Arial" w:hAnsi="Arial" w:cs="Arial"/>
            <w:lang w:val="en-GB"/>
          </w:rPr>
          <w:t>In</w:t>
        </w:r>
      </w:ins>
      <w:r w:rsidRPr="7F9AA2D2">
        <w:rPr>
          <w:rFonts w:ascii="Arial" w:hAnsi="Arial" w:cs="Arial"/>
          <w:lang w:val="en-GB"/>
        </w:rPr>
        <w:t xml:space="preserve"> addition, severely digitally excluded adolescents are in the minority in the UK, and therefore the numbers of adolescent participants in our digitally excluded groups were relatively low. </w:t>
      </w:r>
      <w:commentRangeStart w:id="30"/>
      <w:commentRangeStart w:id="31"/>
      <w:ins w:id="32" w:author="Metherell, Tom" w:date="2022-10-05T17:25:00Z">
        <w:r w:rsidR="00D62D7F" w:rsidRPr="7F9AA2D2">
          <w:rPr>
            <w:rFonts w:ascii="Arial" w:hAnsi="Arial" w:cs="Arial"/>
            <w:lang w:val="en-GB"/>
          </w:rPr>
          <w:t xml:space="preserve">Future research should </w:t>
        </w:r>
        <w:r w:rsidR="00D62D7F">
          <w:rPr>
            <w:rFonts w:ascii="Arial" w:hAnsi="Arial" w:cs="Arial"/>
            <w:lang w:val="en-GB"/>
          </w:rPr>
          <w:t>over-</w:t>
        </w:r>
        <w:r w:rsidR="00D62D7F" w:rsidRPr="7F9AA2D2">
          <w:rPr>
            <w:rFonts w:ascii="Arial" w:hAnsi="Arial" w:cs="Arial"/>
            <w:lang w:val="en-GB"/>
          </w:rPr>
          <w:t xml:space="preserve">sample </w:t>
        </w:r>
        <w:r w:rsidR="00D62D7F">
          <w:rPr>
            <w:rFonts w:ascii="Arial" w:hAnsi="Arial" w:cs="Arial"/>
            <w:lang w:val="en-GB"/>
          </w:rPr>
          <w:t xml:space="preserve">diverse, </w:t>
        </w:r>
        <w:r w:rsidR="00D62D7F" w:rsidRPr="7F9AA2D2">
          <w:rPr>
            <w:rFonts w:ascii="Arial" w:hAnsi="Arial" w:cs="Arial"/>
            <w:lang w:val="en-GB"/>
          </w:rPr>
          <w:t>digitally excluded populations</w:t>
        </w:r>
        <w:r w:rsidR="00D62D7F">
          <w:rPr>
            <w:rFonts w:ascii="Arial" w:hAnsi="Arial" w:cs="Arial"/>
            <w:lang w:val="en-GB"/>
          </w:rPr>
          <w:t>, especially from rural areas within the UK</w:t>
        </w:r>
        <w:r w:rsidR="00D62D7F" w:rsidRPr="7F9AA2D2">
          <w:rPr>
            <w:rFonts w:ascii="Arial" w:hAnsi="Arial" w:cs="Arial"/>
            <w:lang w:val="en-GB"/>
          </w:rPr>
          <w:t>, in order to achieve a larger sample from th</w:t>
        </w:r>
        <w:r w:rsidR="00D62D7F">
          <w:rPr>
            <w:rFonts w:ascii="Arial" w:hAnsi="Arial" w:cs="Arial"/>
            <w:lang w:val="en-GB"/>
          </w:rPr>
          <w:t>ese</w:t>
        </w:r>
        <w:r w:rsidR="00D62D7F" w:rsidRPr="7F9AA2D2">
          <w:rPr>
            <w:rFonts w:ascii="Arial" w:hAnsi="Arial" w:cs="Arial"/>
            <w:lang w:val="en-GB"/>
          </w:rPr>
          <w:t xml:space="preserve"> group</w:t>
        </w:r>
        <w:r w:rsidR="00D62D7F">
          <w:rPr>
            <w:rFonts w:ascii="Arial" w:hAnsi="Arial" w:cs="Arial"/>
            <w:lang w:val="en-GB"/>
          </w:rPr>
          <w:t>s</w:t>
        </w:r>
        <w:r w:rsidR="00D62D7F" w:rsidRPr="7F9AA2D2">
          <w:rPr>
            <w:rFonts w:ascii="Arial" w:hAnsi="Arial" w:cs="Arial"/>
            <w:lang w:val="en-GB"/>
          </w:rPr>
          <w:t xml:space="preserve">. </w:t>
        </w:r>
        <w:commentRangeEnd w:id="30"/>
        <w:r w:rsidR="00D62D7F">
          <w:rPr>
            <w:rStyle w:val="CommentReference"/>
          </w:rPr>
          <w:commentReference w:id="30"/>
        </w:r>
      </w:ins>
      <w:commentRangeEnd w:id="31"/>
      <w:r w:rsidR="006C0D55">
        <w:rPr>
          <w:rStyle w:val="CommentReference"/>
        </w:rPr>
        <w:commentReference w:id="31"/>
      </w:r>
      <w:r w:rsidRPr="7F9AA2D2">
        <w:rPr>
          <w:rFonts w:ascii="Arial" w:hAnsi="Arial" w:cs="Arial"/>
          <w:lang w:val="en-GB"/>
        </w:rPr>
        <w:t>As missing data in the grouping variables could not be imputed, the statistical power of our multigroup latent growth curve model analysis was somewhat limited, although our sensitivity checks (see Supplementary Tables S12-15 and figures S1-2) corroborate the study conclusions. Also, longitudinal sampling weights could not be applied in either case for models incorporating sociodemographic variables, meaning that, for now, those findings cannot be generali</w:t>
      </w:r>
      <w:r w:rsidR="000B7CE6" w:rsidRPr="7F9AA2D2">
        <w:rPr>
          <w:rFonts w:ascii="Arial" w:hAnsi="Arial" w:cs="Arial"/>
          <w:lang w:val="en-GB"/>
        </w:rPr>
        <w:t>s</w:t>
      </w:r>
      <w:r w:rsidRPr="7F9AA2D2">
        <w:rPr>
          <w:rFonts w:ascii="Arial" w:hAnsi="Arial" w:cs="Arial"/>
          <w:lang w:val="en-GB"/>
        </w:rPr>
        <w:t xml:space="preserve">ed to the whole UK population. </w:t>
      </w:r>
      <w:ins w:id="33" w:author="Metherell, Tom" w:date="2022-10-06T19:09:00Z">
        <w:r w:rsidR="001A1890">
          <w:rPr>
            <w:rFonts w:ascii="Arial" w:hAnsi="Arial" w:cs="Arial"/>
            <w:lang w:val="en-GB"/>
          </w:rPr>
          <w:t xml:space="preserve">Furthermore, the dichotomous nature of the survey items used </w:t>
        </w:r>
      </w:ins>
      <w:ins w:id="34" w:author="Metherell, Tom" w:date="2022-10-07T10:54:00Z">
        <w:r w:rsidR="0078427F" w:rsidRPr="0078427F">
          <w:rPr>
            <w:rFonts w:ascii="Arial" w:hAnsi="Arial" w:cs="Arial"/>
            <w:lang w:val="en-GB"/>
          </w:rPr>
          <w:t xml:space="preserve">obscures some of the more subtle variations in digital </w:t>
        </w:r>
        <w:proofErr w:type="gramStart"/>
        <w:r w:rsidR="0078427F" w:rsidRPr="0078427F">
          <w:rPr>
            <w:rFonts w:ascii="Arial" w:hAnsi="Arial" w:cs="Arial"/>
            <w:lang w:val="en-GB"/>
          </w:rPr>
          <w:t>access</w:t>
        </w:r>
      </w:ins>
      <w:ins w:id="35" w:author="Metherell, Tom" w:date="2022-10-06T19:09:00Z">
        <w:r w:rsidR="001A1890">
          <w:rPr>
            <w:rFonts w:ascii="Arial" w:hAnsi="Arial" w:cs="Arial"/>
            <w:lang w:val="en-GB"/>
          </w:rPr>
          <w:t>, and</w:t>
        </w:r>
        <w:proofErr w:type="gramEnd"/>
        <w:r w:rsidR="001A1890">
          <w:rPr>
            <w:rFonts w:ascii="Arial" w:hAnsi="Arial" w:cs="Arial"/>
            <w:lang w:val="en-GB"/>
          </w:rPr>
          <w:t xml:space="preserve"> may cause participants’ responses to not precisely reflect their true digital circumstances. For example, infrequent access to a public computer may not be well captured by either of the available binary responses. </w:t>
        </w:r>
      </w:ins>
      <w:r w:rsidR="00E3364D" w:rsidRPr="7F9AA2D2">
        <w:rPr>
          <w:rFonts w:ascii="Arial" w:hAnsi="Arial" w:cs="Arial"/>
          <w:lang w:val="en-GB"/>
        </w:rPr>
        <w:t xml:space="preserve">Finally, </w:t>
      </w:r>
      <w:r w:rsidR="00046860" w:rsidRPr="7F9AA2D2">
        <w:rPr>
          <w:rFonts w:ascii="Arial" w:hAnsi="Arial" w:cs="Arial"/>
          <w:lang w:val="en-GB"/>
        </w:rPr>
        <w:t xml:space="preserve">because of the focus on educational disruption, </w:t>
      </w:r>
      <w:r w:rsidR="00E3364D" w:rsidRPr="7F9AA2D2">
        <w:rPr>
          <w:rFonts w:ascii="Arial" w:hAnsi="Arial" w:cs="Arial"/>
          <w:lang w:val="en-GB"/>
        </w:rPr>
        <w:t>we have not</w:t>
      </w:r>
      <w:r w:rsidR="007B3B5F" w:rsidRPr="7F9AA2D2">
        <w:rPr>
          <w:rFonts w:ascii="Arial" w:hAnsi="Arial" w:cs="Arial"/>
          <w:lang w:val="en-GB"/>
        </w:rPr>
        <w:t xml:space="preserve"> investigated the</w:t>
      </w:r>
      <w:r w:rsidR="00902C74" w:rsidRPr="7F9AA2D2">
        <w:rPr>
          <w:rFonts w:ascii="Arial" w:hAnsi="Arial" w:cs="Arial"/>
          <w:lang w:val="en-GB"/>
        </w:rPr>
        <w:t xml:space="preserve"> implications of</w:t>
      </w:r>
      <w:r w:rsidR="00102DC5" w:rsidRPr="7F9AA2D2">
        <w:rPr>
          <w:rFonts w:ascii="Arial" w:hAnsi="Arial" w:cs="Arial"/>
          <w:lang w:val="en-GB"/>
        </w:rPr>
        <w:t xml:space="preserve"> inequities in access to </w:t>
      </w:r>
      <w:r w:rsidR="00511969" w:rsidRPr="7F9AA2D2">
        <w:rPr>
          <w:rFonts w:ascii="Arial" w:hAnsi="Arial" w:cs="Arial"/>
          <w:lang w:val="en-GB"/>
        </w:rPr>
        <w:t xml:space="preserve">other technologies such as </w:t>
      </w:r>
      <w:r w:rsidR="00102DC5" w:rsidRPr="7F9AA2D2">
        <w:rPr>
          <w:rFonts w:ascii="Arial" w:hAnsi="Arial" w:cs="Arial"/>
          <w:lang w:val="en-GB"/>
        </w:rPr>
        <w:t xml:space="preserve">smartphones. Smartphones </w:t>
      </w:r>
      <w:r w:rsidR="0012621D" w:rsidRPr="7F9AA2D2">
        <w:rPr>
          <w:rFonts w:ascii="Arial" w:hAnsi="Arial" w:cs="Arial"/>
          <w:lang w:val="en-GB"/>
        </w:rPr>
        <w:t xml:space="preserve">may be used by adolescents to access </w:t>
      </w:r>
      <w:r w:rsidR="00511969" w:rsidRPr="7F9AA2D2">
        <w:rPr>
          <w:rFonts w:ascii="Arial" w:hAnsi="Arial" w:cs="Arial"/>
          <w:lang w:val="en-GB"/>
        </w:rPr>
        <w:t xml:space="preserve">services like </w:t>
      </w:r>
      <w:r w:rsidR="0012621D" w:rsidRPr="7F9AA2D2">
        <w:rPr>
          <w:rFonts w:ascii="Arial" w:hAnsi="Arial" w:cs="Arial"/>
          <w:lang w:val="en-GB"/>
        </w:rPr>
        <w:t xml:space="preserve">social </w:t>
      </w:r>
      <w:proofErr w:type="gramStart"/>
      <w:r w:rsidR="0012621D" w:rsidRPr="7F9AA2D2">
        <w:rPr>
          <w:rFonts w:ascii="Arial" w:hAnsi="Arial" w:cs="Arial"/>
          <w:lang w:val="en-GB"/>
        </w:rPr>
        <w:t>media, but</w:t>
      </w:r>
      <w:proofErr w:type="gramEnd"/>
      <w:r w:rsidR="0012621D" w:rsidRPr="7F9AA2D2">
        <w:rPr>
          <w:rFonts w:ascii="Arial" w:hAnsi="Arial" w:cs="Arial"/>
          <w:lang w:val="en-GB"/>
        </w:rPr>
        <w:t xml:space="preserve"> are less likely to be used for educational purposes. It should be noted</w:t>
      </w:r>
      <w:r w:rsidR="002D5461" w:rsidRPr="7F9AA2D2">
        <w:rPr>
          <w:rFonts w:ascii="Arial" w:hAnsi="Arial" w:cs="Arial"/>
          <w:lang w:val="en-GB"/>
        </w:rPr>
        <w:t xml:space="preserve">, however, </w:t>
      </w:r>
      <w:r w:rsidR="0012621D" w:rsidRPr="7F9AA2D2">
        <w:rPr>
          <w:rFonts w:ascii="Arial" w:hAnsi="Arial" w:cs="Arial"/>
          <w:lang w:val="en-GB"/>
        </w:rPr>
        <w:t xml:space="preserve">that around 65% of </w:t>
      </w:r>
      <w:r w:rsidR="002F7206" w:rsidRPr="7F9AA2D2">
        <w:rPr>
          <w:rFonts w:ascii="Arial" w:hAnsi="Arial" w:cs="Arial"/>
          <w:lang w:val="en-GB"/>
        </w:rPr>
        <w:lastRenderedPageBreak/>
        <w:t xml:space="preserve">those adolescents who reported not having access to a computer in November 2020 did have access to a smartphone, so it </w:t>
      </w:r>
      <w:r w:rsidR="00204420" w:rsidRPr="7F9AA2D2">
        <w:rPr>
          <w:rFonts w:ascii="Arial" w:hAnsi="Arial" w:cs="Arial"/>
          <w:lang w:val="en-GB"/>
        </w:rPr>
        <w:t>would appear that having access to a smartphone was not sufficient to mitigate the impacts of not having access to a computer.</w:t>
      </w:r>
    </w:p>
    <w:p w14:paraId="3151C7F0" w14:textId="716BF6BB" w:rsidR="00D76CA9" w:rsidRPr="004F6D3E" w:rsidRDefault="00D76CA9" w:rsidP="00EE4F20">
      <w:pPr>
        <w:snapToGrid w:val="0"/>
        <w:spacing w:line="480" w:lineRule="auto"/>
        <w:rPr>
          <w:rFonts w:ascii="Arial" w:hAnsi="Arial" w:cs="Arial"/>
          <w:lang w:val="en-GB"/>
        </w:rPr>
      </w:pPr>
      <w:r w:rsidRPr="7F9AA2D2">
        <w:rPr>
          <w:rFonts w:ascii="Arial" w:hAnsi="Arial" w:cs="Arial"/>
          <w:lang w:val="en-GB"/>
        </w:rPr>
        <w:t xml:space="preserve">In conclusion, we provide evidence towards a negative impact of </w:t>
      </w:r>
      <w:r w:rsidR="002141E0" w:rsidRPr="7F9AA2D2">
        <w:rPr>
          <w:rFonts w:ascii="Arial" w:hAnsi="Arial" w:cs="Arial"/>
          <w:lang w:val="en-GB"/>
        </w:rPr>
        <w:t xml:space="preserve">one type of </w:t>
      </w:r>
      <w:r w:rsidRPr="7F9AA2D2">
        <w:rPr>
          <w:rFonts w:ascii="Arial" w:hAnsi="Arial" w:cs="Arial"/>
          <w:lang w:val="en-GB"/>
        </w:rPr>
        <w:t>digital exclusion</w:t>
      </w:r>
      <w:r w:rsidR="00D86A67" w:rsidRPr="7F9AA2D2">
        <w:rPr>
          <w:rFonts w:ascii="Arial" w:hAnsi="Arial" w:cs="Arial"/>
          <w:lang w:val="en-GB"/>
        </w:rPr>
        <w:t>, namely a lack of access to a computer,</w:t>
      </w:r>
      <w:r w:rsidRPr="7F9AA2D2">
        <w:rPr>
          <w:rFonts w:ascii="Arial" w:hAnsi="Arial" w:cs="Arial"/>
          <w:lang w:val="en-GB"/>
        </w:rPr>
        <w:t xml:space="preserve"> on adolescent mental health during COVID-19. We emphasi</w:t>
      </w:r>
      <w:r w:rsidR="000B7CE6" w:rsidRPr="7F9AA2D2">
        <w:rPr>
          <w:rFonts w:ascii="Arial" w:hAnsi="Arial" w:cs="Arial"/>
          <w:lang w:val="en-GB"/>
        </w:rPr>
        <w:t>s</w:t>
      </w:r>
      <w:r w:rsidRPr="7F9AA2D2">
        <w:rPr>
          <w:rFonts w:ascii="Arial" w:hAnsi="Arial" w:cs="Arial"/>
          <w:lang w:val="en-GB"/>
        </w:rPr>
        <w:t>e the urgent need for researchers, public health workers and policy professionals to consider and address digital exclusion as a predictor of adolescent mental health outcomes, especially during the COVID-19 pandemic when much of educational and social life moved onto digital spaces. With digitali</w:t>
      </w:r>
      <w:r w:rsidR="000B7CE6" w:rsidRPr="7F9AA2D2">
        <w:rPr>
          <w:rFonts w:ascii="Arial" w:hAnsi="Arial" w:cs="Arial"/>
          <w:lang w:val="en-GB"/>
        </w:rPr>
        <w:t>s</w:t>
      </w:r>
      <w:r w:rsidRPr="7F9AA2D2">
        <w:rPr>
          <w:rFonts w:ascii="Arial" w:hAnsi="Arial" w:cs="Arial"/>
          <w:lang w:val="en-GB"/>
        </w:rPr>
        <w:t xml:space="preserve">ation becoming increasingly widespread in society, ever more services – whether they be educational, social or health-related – are “digital first”, excluding those with little or no access to the devices necessary to engage in these activities </w:t>
      </w:r>
      <w:r w:rsidRPr="7F9AA2D2">
        <w:rPr>
          <w:rFonts w:ascii="Arial" w:hAnsi="Arial" w:cs="Arial"/>
          <w:lang w:val="en-GB"/>
        </w:rPr>
        <w:fldChar w:fldCharType="begin"/>
      </w:r>
      <w:r w:rsidR="008D43B1">
        <w:rPr>
          <w:rFonts w:ascii="Arial" w:hAnsi="Arial" w:cs="Arial"/>
          <w:lang w:val="en-GB"/>
        </w:rPr>
        <w:instrText xml:space="preserve"> ADDIN ZOTERO_ITEM CSL_CITATION {"citationID":"E52ZoLGI","properties":{"formattedCitation":"[36]","plainCitation":"[36]","noteIndex":0},"citationItems":[{"id":"DVDHPHIK/o6QFFezu","uris":["http://zotero.org/users/5252180/items/E4NL5P87"],"itemData":{"id":13151,"type":"article-journal","abstract":"Background: Nearly everyone in society uses the Internet in one form or another. The Internet is heralded as an efficient way of providing mental health treatments and services. However, some people are still excluded from using Internet-enabled technology through lack of resources, skills, and confidence. Objective: Five years ago, we showed that people with severe mental illness were at risk of digital exclusion, especially middle-aged patients with psychosis and/or people from black or minority ethnic groups with psychosis. An understanding of the breadth of potential digital exclusion is vital for the implementation of digital health services. The aim of this study is to understand the context of digital exclusion for people who experience mental illness. Methods: We conducted a survey involving people with a primary diagnosis of psychosis or depression in London, United Kingdom. A total of 241 participants were recruited: 121 with psychosis and 120 with depression. The majority of surveys were collected face-to-face (psychosis: n=109; depression: n=71). Participants answered questions regarding familiarity, access, use, motivation, and confidence with Internet-enabled technologies (ie, computers and mobile phones). Variables predicting digital exclusion were identified in regression analyses. The results were compared with the survey conducted in 2011. Results: Digital exclusion has declined since 2011. Online survey collection introduced biases into the sample, masking those who were likely to be excluded. Only 18.3% (20/109) of people with psychosis in our sample were digitally excluded, compared with 30% (28/93) in 2011 (χ21=3.8, P=.04). People with psychosis had less confidence in using the Internet than people with depression (χ21=7.4, P=.004). Only 9.9% (24/241) of participants in the total sample were digitally excluded, but the majority of these people had psychosis (n=20). Those with psychosis who were digitally excluded were significantly older than their included peers (t30=3.3, P=.002) and had used services for longer (t97=2.5, P=.02). Younger people were more likely to use mobile phones. Digitally excluded participants cited a lack of knowledge as a barrier to digital inclusion, and most wanted to use the Internet via computers (rather than mobile phones). Conclusions: Digital exclusion is lower, but some remain excluded. Facilitating inclusion among this population means helping them develop skills and confidence in using technology, and providing them with access. Providing mobile phones without basic information technology training may be counterproductive because excluded people may be excluded from mobile technology too. An evidence-based digital inclusion strategy is needed within the National Health Service to help digitally excluded populations access Internet-enabled services.","container-title":"J Med Internet Res","DOI":"10.2196/jmir.6511","ISSN":"1438-8871","issue":"11","journalAbbreviation":"J Med Internet Res","page":"e309","title":"Do We Still Have a Digital Divide in Mental Health? A Five-Year Survey Follow-up","volume":"18","author":[{"family":"Robotham","given":"Dan"},{"family":"Satkunanathan","given":"Safarina"},{"family":"Doughty","given":"Lisa"},{"family":"Wykes","given":"Til"}],"issued":{"date-parts":[["2016",11,22]]}}}],"schema":"https://github.com/citation-style-language/schema/raw/master/csl-citation.json"} </w:instrText>
      </w:r>
      <w:r w:rsidRPr="7F9AA2D2">
        <w:rPr>
          <w:rFonts w:ascii="Arial" w:hAnsi="Arial" w:cs="Arial"/>
          <w:lang w:val="en-GB"/>
        </w:rPr>
        <w:fldChar w:fldCharType="separate"/>
      </w:r>
      <w:r w:rsidR="008D43B1" w:rsidRPr="008D43B1">
        <w:rPr>
          <w:rFonts w:ascii="Arial" w:hAnsi="Arial" w:cs="Arial"/>
        </w:rPr>
        <w:t>[36]</w:t>
      </w:r>
      <w:r w:rsidRPr="7F9AA2D2">
        <w:rPr>
          <w:rFonts w:ascii="Arial" w:hAnsi="Arial" w:cs="Arial"/>
          <w:lang w:val="en-GB"/>
        </w:rPr>
        <w:fldChar w:fldCharType="end"/>
      </w:r>
      <w:r w:rsidRPr="7F9AA2D2">
        <w:rPr>
          <w:rFonts w:ascii="Arial" w:hAnsi="Arial" w:cs="Arial"/>
          <w:lang w:val="en-GB"/>
        </w:rPr>
        <w:t xml:space="preserve">. In the public and scientific conversation that predominantly focuses on the negative impacts of digital technologies on adolescent mental health </w:t>
      </w:r>
      <w:r w:rsidRPr="7F9AA2D2">
        <w:rPr>
          <w:rFonts w:ascii="Arial" w:hAnsi="Arial" w:cs="Arial"/>
          <w:lang w:val="en-GB"/>
        </w:rPr>
        <w:fldChar w:fldCharType="begin"/>
      </w:r>
      <w:r w:rsidR="008D43B1">
        <w:rPr>
          <w:rFonts w:ascii="Arial" w:hAnsi="Arial" w:cs="Arial"/>
          <w:lang w:val="en-GB"/>
        </w:rPr>
        <w:instrText xml:space="preserve"> ADDIN ZOTERO_ITEM CSL_CITATION {"citationID":"8WvLHqwg","properties":{"formattedCitation":"[37]","plainCitation":"[37]","noteIndex":0},"citationItems":[{"id":"DVDHPHIK/5nbYZrAV","uris":["http://zotero.org/users/5252180/items/Z7STACPT"],"itemData":{"id":12581,"type":"article-journal","container-title":"Perspectives on Psychological Science","DOI":"https://doi.org/10.1177/1745691620919372","issue":"5","page":"1143-1157","title":"The Sisyphean Cycle of Technology Panics","volume":"15","author":[{"family":"Orben","given":"Amy"}],"issued":{"date-parts":[["2020"]]}}}],"schema":"https://github.com/citation-style-language/schema/raw/master/csl-citation.json"} </w:instrText>
      </w:r>
      <w:r w:rsidRPr="7F9AA2D2">
        <w:rPr>
          <w:rFonts w:ascii="Arial" w:hAnsi="Arial" w:cs="Arial"/>
          <w:lang w:val="en-GB"/>
        </w:rPr>
        <w:fldChar w:fldCharType="separate"/>
      </w:r>
      <w:r w:rsidR="008D43B1" w:rsidRPr="008D43B1">
        <w:rPr>
          <w:rFonts w:ascii="Arial" w:hAnsi="Arial" w:cs="Arial"/>
        </w:rPr>
        <w:t>[37]</w:t>
      </w:r>
      <w:r w:rsidRPr="7F9AA2D2">
        <w:rPr>
          <w:rFonts w:ascii="Arial" w:hAnsi="Arial" w:cs="Arial"/>
          <w:lang w:val="en-GB"/>
        </w:rPr>
        <w:fldChar w:fldCharType="end"/>
      </w:r>
      <w:r w:rsidRPr="7F9AA2D2">
        <w:rPr>
          <w:rFonts w:ascii="Arial" w:hAnsi="Arial" w:cs="Arial"/>
          <w:lang w:val="en-GB"/>
        </w:rPr>
        <w:t>, the importance of obtaining basic levels of digital access as a way of supporting adolescent mental health needs to be emphasi</w:t>
      </w:r>
      <w:r w:rsidR="000B7CE6" w:rsidRPr="7F9AA2D2">
        <w:rPr>
          <w:rFonts w:ascii="Arial" w:hAnsi="Arial" w:cs="Arial"/>
          <w:lang w:val="en-GB"/>
        </w:rPr>
        <w:t>s</w:t>
      </w:r>
      <w:r w:rsidRPr="7F9AA2D2">
        <w:rPr>
          <w:rFonts w:ascii="Arial" w:hAnsi="Arial" w:cs="Arial"/>
          <w:lang w:val="en-GB"/>
        </w:rPr>
        <w:t>ed more regularly and taken more seriously.</w:t>
      </w:r>
    </w:p>
    <w:p w14:paraId="7D105285" w14:textId="77777777" w:rsidR="00C81D51" w:rsidRPr="004F6D3E" w:rsidRDefault="00C81D51" w:rsidP="00EE4F20">
      <w:pPr>
        <w:snapToGrid w:val="0"/>
        <w:spacing w:line="480" w:lineRule="auto"/>
        <w:rPr>
          <w:rFonts w:ascii="Arial" w:hAnsi="Arial" w:cs="Arial"/>
          <w:lang w:val="en-GB"/>
        </w:rPr>
      </w:pPr>
    </w:p>
    <w:p w14:paraId="40EDEAF8" w14:textId="77777777" w:rsidR="00C81D51" w:rsidRPr="004F6D3E" w:rsidRDefault="00C81D51" w:rsidP="00C81D51">
      <w:pPr>
        <w:keepNext/>
        <w:snapToGrid w:val="0"/>
        <w:spacing w:line="480" w:lineRule="auto"/>
        <w:jc w:val="center"/>
        <w:rPr>
          <w:rFonts w:ascii="Arial" w:hAnsi="Arial" w:cs="Arial"/>
          <w:b/>
          <w:bCs/>
          <w:lang w:val="en-GB"/>
        </w:rPr>
      </w:pPr>
      <w:r w:rsidRPr="004F6D3E">
        <w:rPr>
          <w:rFonts w:ascii="Arial" w:hAnsi="Arial" w:cs="Arial"/>
          <w:b/>
          <w:bCs/>
          <w:lang w:val="en-GB"/>
        </w:rPr>
        <w:t>Methods</w:t>
      </w:r>
    </w:p>
    <w:p w14:paraId="025BF77A" w14:textId="77777777" w:rsidR="00C81D51" w:rsidRPr="004F6D3E" w:rsidRDefault="00C81D51" w:rsidP="00C81D51">
      <w:pPr>
        <w:snapToGrid w:val="0"/>
        <w:spacing w:line="480" w:lineRule="auto"/>
        <w:rPr>
          <w:rFonts w:ascii="Arial" w:hAnsi="Arial" w:cs="Arial"/>
          <w:b/>
          <w:bCs/>
          <w:lang w:val="en-GB"/>
        </w:rPr>
      </w:pPr>
      <w:r w:rsidRPr="004F6D3E">
        <w:rPr>
          <w:rFonts w:ascii="Arial" w:hAnsi="Arial" w:cs="Arial"/>
          <w:b/>
          <w:bCs/>
          <w:lang w:val="en-GB"/>
        </w:rPr>
        <w:t>Study design and participants</w:t>
      </w:r>
    </w:p>
    <w:p w14:paraId="1D31AC75" w14:textId="58CAF38D" w:rsidR="00C81D51" w:rsidRPr="004F6D3E" w:rsidRDefault="00C81D51" w:rsidP="00C81D51">
      <w:pPr>
        <w:snapToGrid w:val="0"/>
        <w:spacing w:line="480" w:lineRule="auto"/>
        <w:rPr>
          <w:rFonts w:ascii="Arial" w:hAnsi="Arial" w:cs="Arial"/>
          <w:lang w:val="en-GB"/>
        </w:rPr>
      </w:pPr>
      <w:r w:rsidRPr="004F6D3E">
        <w:rPr>
          <w:rFonts w:ascii="Arial" w:hAnsi="Arial" w:cs="Arial"/>
          <w:lang w:val="en-GB"/>
        </w:rPr>
        <w:t xml:space="preserve">In this study, we analysed data from the UK Household Longitudinal Study (Understanding Society) </w:t>
      </w:r>
      <w:r w:rsidRPr="004F6D3E">
        <w:rPr>
          <w:rFonts w:ascii="Arial" w:hAnsi="Arial" w:cs="Arial"/>
          <w:lang w:val="en-GB"/>
        </w:rPr>
        <w:fldChar w:fldCharType="begin"/>
      </w:r>
      <w:r w:rsidR="008D43B1">
        <w:rPr>
          <w:rFonts w:ascii="Arial" w:hAnsi="Arial" w:cs="Arial"/>
          <w:lang w:val="en-GB"/>
        </w:rPr>
        <w:instrText xml:space="preserve"> ADDIN ZOTERO_ITEM CSL_CITATION {"citationID":"waUjfvdw","properties":{"formattedCitation":"[38,39]","plainCitation":"[38,39]","noteIndex":0},"citationItems":[{"id":432,"uris":["http://zotero.org/users/9258933/items/3PLJV4B9"],"itemData":{"id":432,"type":"document","abstract":"&amp;lt;p&amp;gt;Understanding Society (UK Household Longitudinal Study), which began in 2009, is conducted by the Institute for Social and Economic Research (ISER) at the University of Essex and the survey research organisations Kantar Public and NatCen. It builds on and incorporates, the British Household Panel Survey (BHPS), which began in 1991.&amp;lt;/p&amp;gt; &amp;lt;p&amp;gt;This release combines ten waves of Understanding Society data with harmonised data from all eighteen waves of the BHPS. As multi-topic studies, the purpose of Understanding Society and BHPS is to understand short- and long-term effects of social and economic change in the UK at the household and individual levels. The study has a strong emphasis on domains of family and social ties, employment, education, financial resources, and health. Understanding Society is an annual survey of each adult member of a nationally representative sample. The same individuals are re-interviewed in each wave approximately 12 months apart. When individuals move they are followed within the UK and anyone joining their households are also interviewed as long as they are living with them. The study has five sample components: the general population sample; a boost sample of ethnic minority group members; an immigrant and ethnic minority boost sample (from wave 6); participants from the BHPS; and the Innovation Panel (which is a separate standalone survey (see SN 6849). The fieldwork period is for 24 months. Data collection primarily uses computer assisted personal interviewing (CAPI), but includes a telephone mop up and from wave 7 of Understanding Society web interviews. One person completes the household questionnaire. Each person aged 16 or older participates in the individual adult interview and self-completed questionnaire. Youths aged 10 to 15 are asked to respond to a paper self-completion questionnaire. For the general and BHPS samples biomarker, genetic and epigenetic data are also available (see SN 7251).&amp;lt;/p&amp;gt;&amp;lt;p&amp;gt;Further information may be found on the&amp;amp;nbsp;&amp;lt;a href=\"https://www.understandingsociety.ac.uk/documentation/mainstage\"&amp;gt;Understanding Society&amp;lt;/a&amp;gt;&amp;amp;nbsp;main stage webpage and links to publications based on the study can be found on the Understanding Society&amp;amp;nbsp;&amp;lt;a href=\"https://www.understandingsociety.ac.uk/research/publications\"&amp;gt;Latest Research&amp;lt;/a&amp;gt;&amp;amp;nbsp;webpage.&amp;lt;/p&amp;gt;&amp;lt;p&amp;gt;&amp;lt;strong&amp;gt;User Guide&amp;lt;/strong&amp;gt;&amp;lt;br&amp;gt;The User Guide document included in the download package is a periodic 'snapshot' version of the guide available on the Understanding Society website. Users should ensure they also consult the online Understanding Society&amp;amp;nbsp;&amp;lt;a title=\"Main Survey User Guide\" href=\"https://www.understandingsociety.ac.uk/documentation/mainstage/user-guides/main-survey-user-guide/\"&amp;gt;Main Survey User Guide&amp;lt;/a&amp;gt;&amp;amp;nbsp;for the latest information. The online guide includes videos and webinars, and links to a printable PDF version.&amp;lt;/p&amp;gt;&amp;lt;p&amp;gt;&amp;lt;strong&amp;gt;Co-funders&amp;lt;br&amp;gt;&amp;lt;/strong&amp;gt;In addition to the Economic and Social Research Council, co-funders for the study included the Department of Work and Pensions, the Department for Education, the Department for Transport, the Department of Culture, Media and Sport, the Department for Community and Local Government, the Department of Health, the Scottish Government, the Welsh Assembly Government, the Northern Ireland Executive, the Department of Environment and Rural Affairs, and the Food Standards Agency.&amp;lt;br&amp;gt;&amp;lt;br&amp;gt;&amp;lt;strong&amp;gt;End User Licence, Special Licence and Secure Access versions:&amp;lt;/strong&amp;gt;&amp;lt;br&amp;gt;There are two versions of the main&amp;amp;nbsp;&amp;lt;em&amp;gt;Understanding Society&amp;lt;/em&amp;gt;&amp;amp;nbsp;data. One is available under the standard End User Licence (EUL) agreement, and the other is a Special Licence (SL) version. The SL version contains additional month of birth variables, more detailed country and occupation coding for a number of variables and various income variables have not been top-coded (see the documentation available with the SL version or the&amp;amp;nbsp;&amp;lt;em&amp;gt;Understanding Society&amp;lt;/em&amp;gt;&amp;amp;nbsp;website for more detail on these and other differences). Users are advised to first obtain the standard EUL version of the data to see if they are sufficient for their research requirements. The SL data have more restrictive access conditions; prospective users of the SL version will need to complete an extra application form and demonstrate to the data owners exactly why they need access to the additional variables in order to get permission to use that version. The SL versions of the main Understanding Society and Innovation Panel studies may be found under SNs 6931 and 7083 respectively.&amp;amp;nbsp;&amp;lt;br&amp;gt;&amp;lt;br&amp;gt;Low- and Medium-level geographical identifiers are also available subject to SL access conditions; see SNs 6666, 6668-6675, 7453-4, 7629-30, 7245 and 7248-9 (mainstage study) and 6908-6916, 7339 and 7637-41 (Innovation Panel). Schools data are available subject to SL access conditions in SN 7182. Higher Education establishments for Wave 5 are available subject to SL access conditions in SN 8578. Interviewer Characteristics data, also subject to SL access conditions are available in SN 8579. In addition, a fine detail geographic dataset (SN 6676) is available under more restrictive Secure Access conditions that contains British National Grid postcode grid references (at 1m resolution) for the unit postcode of each household surveyed, derived from the ONS National Statistics Postcode Directory (NSPD). For details on how to make an application for Secure Access dataset, please see the SN 6676 catalogue record.&amp;amp;nbsp;&amp;lt;br&amp;gt;&amp;lt;br&amp;gt;&amp;lt;strong&amp;gt;How to access genetic and/or bio-medical sample data from a range of longitudinal surveys:&amp;lt;/strong&amp;gt;&amp;lt;br&amp;gt;A useful overview of the governance routes for applying for genetic and bio-medical sample data, which are not available through the UK Data Service, can be found at Governance of data and sample access on the&amp;amp;nbsp;&amp;lt;a href=\"https://www.metadac.ac.uk/data-access-through-metadac%3E%3C/a%3E%20title=\"&amp;gt;METADAC&amp;lt;/a&amp;gt;&amp;amp;nbsp;(Managing Ethico-social, Technical and Administrative issues in Data Access) website.&amp;lt;/p&amp;gt;&amp;lt;p&amp;gt;&amp;lt;strong&amp;gt;Latest edition information&amp;lt;/strong&amp;gt;&amp;lt;/p&amp;gt;&amp;lt;p&amp;gt;For the 13th edition (November 2020), Wave 10 data have been added and some minor changes made to Waves 1-9. Other changes are described in the revisions document.&amp;lt;/p&amp;gt;&amp;lt;p&amp;gt; &amp;lt;/p&amp;gt;&amp;lt;p&amp;gt;&amp;lt;strong&amp;gt;Suitable data analysis software&amp;lt;/strong&amp;gt;&amp;lt;br&amp;gt;These data are provided by the depositor in Stata format. Users are strongly advised to analyse them in Stata. Transfer to other formats may result in unforeseen issues. Stata SE or MP software is needed to analyse the larger files, which contain over 2,047 variables.&amp;lt;/p&amp;gt;","note":"version: 13th Edition\ntype: dataset\nDOI: 10.5255/UKDA-SN-6614-14","publisher":"UK Data Service","source":"DOI.org (Datacite)","title":"Understanding Society: Waves 1-10, 2009-2019 and Harmonised BHPS: Waves 1-18, 1991-2009","title-short":"United Kingdom Household Longitudinal StudyUnderstanding Society","URL":"https://beta.ukdataservice.ac.uk/datacatalogue/doi/?id=6614#14","author":[{"family":"University Of Essex, Institute For Social &amp; Economic Research","given":""}],"accessed":{"date-parts":[["2021",10,29]]},"issued":{"date-parts":[["2021"]]}}},{"id":433,"uris":["http://zotero.org/users/9258933/items/Q88Z5VGJ"],"itemData":{"id":433,"type":"document","abstract":"&amp;lt;p&amp;gt;Understanding Society (UK Household Longitudinal Study), which began in 2009, is conducted by the Institute for Social and Economic Research (ISER) at the University of Essex and the survey research organisations Kantar Public and NatCen. It builds on and incorporates, the British Household Panel Survey (BHPS), which began in 1991.&amp;lt;/p&amp;gt; &amp;lt;p class=\"x_MsoNormal\"&amp;gt;&amp;lt;span&amp;gt;Understanding Society (UK Household Longitudinal Study), which began in 2009, is conducted by the Institute for Social and Economic Research (ISER) at the University of Essex and the survey research organisations Kantar Public and NatCen. It builds on and incorporates, the British Household Panel Survey (BHPS), which began in 1991.&amp;lt;/span&amp;gt;&amp;lt;span&amp;gt;&amp;lt;/span&amp;gt;&amp;lt;/p&amp;gt; &amp;lt;p class=\"x_MsoNormal\"&amp;gt;&amp;lt;span&amp;gt;The &amp;lt;i&amp;gt;Understanding Society COVID-19 Study, 2020-2021&amp;lt;/i&amp;gt; is a regular survey of households in the UK. The aim of the study is to enable research on the socio-economic and health consequences of the COVID-19 pandemic, in the short and long term. &amp;lt;/span&amp;gt;&amp;lt;span&amp;gt;The surveys started in April 2020 and have taken place monthly until July 2020.&amp;lt;span&amp;gt;&amp;amp;nbsp; &amp;lt;/span&amp;gt;From September onward they take place every other month. They complement the annual interviews of the&amp;amp;nbsp;&amp;lt;i&amp;gt;Understanding Society&amp;lt;/i&amp;gt;&amp;amp;nbsp;study. The data can be linked to data on the same individuals from previous waves of the annual interviews (&amp;lt;/span&amp;gt;&amp;lt;a href=\"https://beta.ukdataservice.ac.uk/datacatalogue/studies/study?id=6614\" target=\"_blank\"&amp;gt;&amp;lt;span&amp;gt;SN 6614&amp;lt;/span&amp;gt;&amp;lt;/a&amp;gt;&amp;lt;span&amp;gt;) using the personal identifier pidp. However, the most recent pre-pandemic (2019) annual interviews for all respondents who have taken part in the COVID-19 Study are included as part of this data release. Please refer to the User Guide for further information on linking in this way and for geographical information options.&amp;lt;/span&amp;gt;&amp;lt;span&amp;gt;&amp;lt;/span&amp;gt;&amp;lt;/p&amp;gt; &amp;lt;p&amp;gt;&amp;lt;span&amp;gt;&amp;lt;span style=\"font-weight: bold;\"&amp;gt;Latest edition information&amp;lt;/span&amp;gt;&amp;lt;br&amp;gt; &amp;lt;/span&amp;gt;&amp;lt;/p&amp;gt; &amp;lt;p class=\"x_MsoNormal\"&amp;gt;&amp;lt;span&amp;gt;For the tenth edition (August 2021), the COVID-19 serology data collected as part of the March 2021 survey have been deposited. All documentation has been updated to include the serology data, and users are advised to consult the documentation for details. &amp;lt;/span&amp;gt;&amp;lt;span&amp;gt;&amp;lt;/span&amp;gt;&amp;lt;/p&amp;gt; &amp;lt;p&amp;gt;&amp;lt;/p&amp;gt; &amp;lt;p&amp;gt;&amp;lt;/p&amp;gt;","note":"version: 10th Edition\ntype: dataset\nDOI: 10.5255/UKDA-SN-8644-10","publisher":"UK Data Service","source":"DOI.org (Datacite)","title":"Understanding Society: COVID-19 Study, 2020-2021","title-short":"UKHLS; United Kingdom Household Longitudinal StudyUnderstanding Society","URL":"https://beta.ukdataservice.ac.uk/datacatalogue/doi/?id=8644#10","author":[{"family":"University Of Essex, Institute For Social &amp; Economic Research","given":""}],"accessed":{"date-parts":[["2021",10,29]]},"issued":{"date-parts":[["2021"]]}}}],"schema":"https://github.com/citation-style-language/schema/raw/master/csl-citation.json"}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[38,39]</w:t>
      </w:r>
      <w:r w:rsidRPr="004F6D3E">
        <w:rPr>
          <w:rFonts w:ascii="Arial" w:hAnsi="Arial" w:cs="Arial"/>
          <w:lang w:val="en-GB"/>
        </w:rPr>
        <w:fldChar w:fldCharType="end"/>
      </w:r>
      <w:r w:rsidRPr="004F6D3E">
        <w:rPr>
          <w:rFonts w:ascii="Arial" w:hAnsi="Arial" w:cs="Arial"/>
          <w:lang w:val="en-GB"/>
        </w:rPr>
        <w:t xml:space="preserve">, a longitudinal survey of around 40,000 UK </w:t>
      </w:r>
      <w:r w:rsidRPr="004F6D3E">
        <w:rPr>
          <w:rFonts w:ascii="Arial" w:hAnsi="Arial" w:cs="Arial"/>
          <w:lang w:val="en-GB"/>
        </w:rPr>
        <w:lastRenderedPageBreak/>
        <w:t xml:space="preserve">households, with data collected annually from adults and adolescents since January 2009. At age 10, household members are first included in the survey via a paper self-completion ‘youth questionnaire’; participants migrate to the adult questionnaire at age 16. In this study we used youth questionnaire data from wave 9 as the baseline for our analysis (with invitations being issued between January 2017 and December 2018) – this being the last main study wave for which youth mental health data are available. During COVID-19, additional youth surveys were administered bimonthly between April and July 2020, and every four months between September 2020 and March 2021. Here we use data from COVID-19 waves 4, 6 and 8, dictated by when the mental health questionnaire was issued as part of the survey. 2862 unique youth questionnaires were returned in main study wave 9 (2017-19), 1411 in COVID-19 wave 4 (July 2020), 1432 in COVID-19 wave 6 (November 2020) and 1388 in COVID-19 wave 8 (March 2021). </w:t>
      </w:r>
      <w:r w:rsidR="00613A31">
        <w:rPr>
          <w:rFonts w:ascii="Arial" w:hAnsi="Arial" w:cs="Arial"/>
          <w:lang w:val="en-GB"/>
        </w:rPr>
        <w:t xml:space="preserve">All youths from the main Understanding Society samples were eligible for the COVID-19 survey, and 42.1% of households responded </w:t>
      </w:r>
      <w:r w:rsidR="00D20F95">
        <w:rPr>
          <w:rFonts w:ascii="Arial" w:hAnsi="Arial" w:cs="Arial"/>
          <w:lang w:val="en-GB"/>
        </w:rPr>
        <w:t>in the first wave</w:t>
      </w:r>
      <w:r w:rsidR="008F2AA9">
        <w:rPr>
          <w:rFonts w:ascii="Arial" w:hAnsi="Arial" w:cs="Arial"/>
          <w:lang w:val="en-GB"/>
        </w:rPr>
        <w:t xml:space="preserve">. </w:t>
      </w:r>
      <w:r w:rsidR="00A458D2">
        <w:rPr>
          <w:rFonts w:ascii="Arial" w:hAnsi="Arial" w:cs="Arial"/>
          <w:lang w:val="en-GB"/>
        </w:rPr>
        <w:t xml:space="preserve">In households with more than one participant </w:t>
      </w:r>
      <w:r w:rsidR="008D37C4">
        <w:rPr>
          <w:rFonts w:ascii="Arial" w:hAnsi="Arial" w:cs="Arial"/>
          <w:lang w:val="en-GB"/>
        </w:rPr>
        <w:t xml:space="preserve">eligible for the youth survey, the survey was sent to all of them. </w:t>
      </w:r>
      <w:r w:rsidRPr="004F6D3E">
        <w:rPr>
          <w:rFonts w:ascii="Arial" w:hAnsi="Arial" w:cs="Arial"/>
          <w:lang w:val="en-GB"/>
        </w:rPr>
        <w:t xml:space="preserve">We employed longitudinal </w:t>
      </w:r>
      <w:r w:rsidR="00F05B09">
        <w:rPr>
          <w:rFonts w:ascii="Arial" w:hAnsi="Arial" w:cs="Arial"/>
          <w:lang w:val="en-GB"/>
        </w:rPr>
        <w:t xml:space="preserve">sample </w:t>
      </w:r>
      <w:r w:rsidRPr="004F6D3E">
        <w:rPr>
          <w:rFonts w:ascii="Arial" w:hAnsi="Arial" w:cs="Arial"/>
          <w:lang w:val="en-GB"/>
        </w:rPr>
        <w:t xml:space="preserve">weights as calculated and described by the data custodians for COVID-19 wave 8 </w:t>
      </w:r>
      <w:r w:rsidRPr="004F6D3E">
        <w:rPr>
          <w:rFonts w:ascii="Arial" w:hAnsi="Arial" w:cs="Arial"/>
          <w:lang w:val="en-GB"/>
        </w:rPr>
        <w:fldChar w:fldCharType="begin"/>
      </w:r>
      <w:r w:rsidR="008D43B1">
        <w:rPr>
          <w:rFonts w:ascii="Arial" w:hAnsi="Arial" w:cs="Arial"/>
          <w:lang w:val="en-GB"/>
        </w:rPr>
        <w:instrText xml:space="preserve"> ADDIN ZOTERO_ITEM CSL_CITATION {"citationID":"MJythIDk","properties":{"formattedCitation":"[28]","plainCitation":"[28]","noteIndex":0},"citationItems":[{"id":404,"uris":["http://zotero.org/users/9258933/items/LG77D7YD"],"itemData":{"id":404,"type":"report","language":"en","source":"Zotero","title":"Understanding Society COVID-19: User Guide","URL":"https://www.understandingsociety.ac.uk/sites/default/files/downloads/documentation/covid-19/user-guides/covid-19-user-guide.pdf","author":[{"family":"University of Essex, Institute of Social and Economic Research","given":""}],"issued":{"date-parts":[["2021"]]}}}],"schema":"https://github.com/citation-style-language/schema/raw/master/csl-citation.json"}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[28]</w:t>
      </w:r>
      <w:r w:rsidRPr="004F6D3E">
        <w:rPr>
          <w:rFonts w:ascii="Arial" w:hAnsi="Arial" w:cs="Arial"/>
          <w:lang w:val="en-GB"/>
        </w:rPr>
        <w:fldChar w:fldCharType="end"/>
      </w:r>
      <w:r w:rsidR="00D84489">
        <w:rPr>
          <w:rFonts w:ascii="Arial" w:hAnsi="Arial" w:cs="Arial"/>
          <w:lang w:val="en-GB"/>
        </w:rPr>
        <w:t xml:space="preserve"> to correct for </w:t>
      </w:r>
      <w:r w:rsidR="0093561E">
        <w:rPr>
          <w:rFonts w:ascii="Arial" w:hAnsi="Arial" w:cs="Arial"/>
          <w:lang w:val="en-GB"/>
        </w:rPr>
        <w:t>the deviation of the sample characteristics from those of the population, particularly the oversampling of ethnic minorities</w:t>
      </w:r>
      <w:r w:rsidRPr="004F6D3E">
        <w:rPr>
          <w:rFonts w:ascii="Arial" w:hAnsi="Arial" w:cs="Arial"/>
          <w:lang w:val="en-GB"/>
        </w:rPr>
        <w:t>.</w:t>
      </w:r>
    </w:p>
    <w:p w14:paraId="15B1D3A2" w14:textId="77777777" w:rsidR="00C81D51" w:rsidRPr="004F6D3E" w:rsidRDefault="00C81D51" w:rsidP="00C81D51">
      <w:pPr>
        <w:snapToGrid w:val="0"/>
        <w:spacing w:line="480" w:lineRule="auto"/>
        <w:rPr>
          <w:rFonts w:ascii="Arial" w:hAnsi="Arial" w:cs="Arial"/>
          <w:lang w:val="en-GB"/>
        </w:rPr>
      </w:pPr>
      <w:r w:rsidRPr="004F6D3E">
        <w:rPr>
          <w:rFonts w:ascii="Arial" w:hAnsi="Arial" w:cs="Arial"/>
          <w:lang w:val="en-GB"/>
        </w:rPr>
        <w:t>The University of Essex Ethics Committee approved all data collection for the Understanding Society main study and innovation panel waves, including asking consent for all data linkages except to health records.</w:t>
      </w:r>
    </w:p>
    <w:p w14:paraId="6210B123" w14:textId="77777777" w:rsidR="00C81D51" w:rsidRPr="004F6D3E" w:rsidRDefault="00C81D51" w:rsidP="00C81D51">
      <w:pPr>
        <w:snapToGrid w:val="0"/>
        <w:spacing w:line="480" w:lineRule="auto"/>
        <w:rPr>
          <w:rFonts w:ascii="Arial" w:hAnsi="Arial" w:cs="Arial"/>
          <w:lang w:val="en-GB"/>
        </w:rPr>
      </w:pPr>
    </w:p>
    <w:p w14:paraId="356869E7" w14:textId="77777777" w:rsidR="00C81D51" w:rsidRPr="004F6D3E" w:rsidRDefault="00C81D51" w:rsidP="00C81D51">
      <w:pPr>
        <w:snapToGrid w:val="0"/>
        <w:spacing w:line="480" w:lineRule="auto"/>
        <w:rPr>
          <w:rFonts w:ascii="Arial" w:hAnsi="Arial" w:cs="Arial"/>
          <w:b/>
          <w:bCs/>
          <w:lang w:val="en-GB"/>
        </w:rPr>
      </w:pPr>
      <w:r w:rsidRPr="004F6D3E">
        <w:rPr>
          <w:rFonts w:ascii="Arial" w:hAnsi="Arial" w:cs="Arial"/>
          <w:b/>
          <w:bCs/>
          <w:lang w:val="en-GB"/>
        </w:rPr>
        <w:t>Procedures</w:t>
      </w:r>
    </w:p>
    <w:p w14:paraId="01B382C3" w14:textId="2A78FC75" w:rsidR="00C81D51" w:rsidRPr="004F6D3E" w:rsidRDefault="00C81D51" w:rsidP="00C81D51">
      <w:pPr>
        <w:snapToGrid w:val="0"/>
        <w:spacing w:line="480" w:lineRule="auto"/>
        <w:rPr>
          <w:rFonts w:ascii="Arial" w:hAnsi="Arial" w:cs="Arial"/>
          <w:lang w:val="en-GB"/>
        </w:rPr>
      </w:pPr>
      <w:r w:rsidRPr="004F6D3E">
        <w:rPr>
          <w:rFonts w:ascii="Arial" w:hAnsi="Arial" w:cs="Arial"/>
          <w:lang w:val="en-GB"/>
        </w:rPr>
        <w:lastRenderedPageBreak/>
        <w:t xml:space="preserve">To measure mental health, we used the Strengths &amp; Difficulties Questionnaire (SDQ) </w:t>
      </w:r>
      <w:r w:rsidRPr="004F6D3E">
        <w:rPr>
          <w:rFonts w:ascii="Arial" w:hAnsi="Arial" w:cs="Arial"/>
          <w:lang w:val="en-GB"/>
        </w:rPr>
        <w:fldChar w:fldCharType="begin"/>
      </w:r>
      <w:r w:rsidR="008D43B1">
        <w:rPr>
          <w:rFonts w:ascii="Arial" w:hAnsi="Arial" w:cs="Arial"/>
          <w:lang w:val="en-GB"/>
        </w:rPr>
        <w:instrText xml:space="preserve"> ADDIN ZOTERO_ITEM CSL_CITATION {"citationID":"GgXcVX8z","properties":{"formattedCitation":"[40]","plainCitation":"[40]","noteIndex":0},"citationItems":[{"id":401,"uris":["http://zotero.org/users/9258933/items/DZJJCHVW"],"itemData":{"id":401,"type":"article-journal","abstract":"The self-report version of the Strengths and Difficulties Questionnaire (SDQ) was administered to two samples of 11–16 year olds: 83 young people in the community and 116 young people attending a mental health clinic. The questionnaire discriminated satisfactorily between the two samples. For example, the clinic mean for the total difficulties score was 1.4 standard deviations above the community mean, with clinic cases being over six times more likely to have a score in the abnormal range. The correlations between self-report SDQ scores and teacher or parent-rated SDQ scores compared favourably with the average cross-informant correlations in previous studies of a range of measures. The self-report SDQ appears promising and warrants further evaluation.","container-title":"European Child &amp; Adolescent Psychiatry","DOI":"10.1007/s007870050057","ISSN":"1435-165X","issue":"3","journalAbbreviation":"European Child &amp; Adolescent Psychiatry","language":"en","page":"125-130","source":"Springer Link","title":"The strengths and difficulties questionnaire: A pilot study on the validity of the self-report version","title-short":"The strengths and difficulties questionnaire","volume":"7","author":[{"family":"Goodman","given":"R."},{"family":"Meltzer","given":"H."},{"family":"Bailey","given":"V."}],"issued":{"date-parts":[["1998",10,1]]}}}],"schema":"https://github.com/citation-style-language/schema/raw/master/csl-citation.json"}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[40]</w:t>
      </w:r>
      <w:r w:rsidRPr="004F6D3E">
        <w:rPr>
          <w:rFonts w:ascii="Arial" w:hAnsi="Arial" w:cs="Arial"/>
          <w:lang w:val="en-GB"/>
        </w:rPr>
        <w:fldChar w:fldCharType="end"/>
      </w:r>
      <w:r w:rsidRPr="004F6D3E">
        <w:rPr>
          <w:rFonts w:ascii="Arial" w:hAnsi="Arial" w:cs="Arial"/>
          <w:lang w:val="en-GB"/>
        </w:rPr>
        <w:t xml:space="preserve"> (paper, self-completed and returned in a sealed envelope), which was included in the youth questionnaire in odd-numbered main study waves (until wave 9 in 2017-19) and even-numbered COVID-19 waves (from wave 4 in July 2020). The SDQ comprises 25 items that assess common childhood psychological difficulties through a series of positively and negatively phrased statements, which are rated as ‘not true’, ‘somewhat true’ and ‘certainly true’. Items are subsequently scored from 0 to 2 as appropriate, so that a high score indicates greater difficulty. The SDQ has five subscales: hyperactivity/inattention, prosocial behaviour, emotional, conduct and peer relationship problems. The total of all but the prosocial scale are summed to provide a total difficulty score that ranges from 0 to 40, which we used to measure adolescent mental health </w:t>
      </w:r>
      <w:r w:rsidRPr="004F6D3E">
        <w:rPr>
          <w:rFonts w:ascii="Arial" w:hAnsi="Arial" w:cs="Arial"/>
          <w:lang w:val="en-GB"/>
        </w:rPr>
        <w:fldChar w:fldCharType="begin"/>
      </w:r>
      <w:r w:rsidR="008D43B1">
        <w:rPr>
          <w:rFonts w:ascii="Arial" w:hAnsi="Arial" w:cs="Arial"/>
          <w:lang w:val="en-GB"/>
        </w:rPr>
        <w:instrText xml:space="preserve"> ADDIN ZOTERO_ITEM CSL_CITATION {"citationID":"fb4ZD7v2","properties":{"formattedCitation":"[40]","plainCitation":"[40]","noteIndex":0},"citationItems":[{"id":401,"uris":["http://zotero.org/users/9258933/items/DZJJCHVW"],"itemData":{"id":401,"type":"article-journal","abstract":"The self-report version of the Strengths and Difficulties Questionnaire (SDQ) was administered to two samples of 11–16 year olds: 83 young people in the community and 116 young people attending a mental health clinic. The questionnaire discriminated satisfactorily between the two samples. For example, the clinic mean for the total difficulties score was 1.4 standard deviations above the community mean, with clinic cases being over six times more likely to have a score in the abnormal range. The correlations between self-report SDQ scores and teacher or parent-rated SDQ scores compared favourably with the average cross-informant correlations in previous studies of a range of measures. The self-report SDQ appears promising and warrants further evaluation.","container-title":"European Child &amp; Adolescent Psychiatry","DOI":"10.1007/s007870050057","ISSN":"1435-165X","issue":"3","journalAbbreviation":"European Child &amp; Adolescent Psychiatry","language":"en","page":"125-130","source":"Springer Link","title":"The strengths and difficulties questionnaire: A pilot study on the validity of the self-report version","title-short":"The strengths and difficulties questionnaire","volume":"7","author":[{"family":"Goodman","given":"R."},{"family":"Meltzer","given":"H."},{"family":"Bailey","given":"V."}],"issued":{"date-parts":[["1998",10,1]]}}}],"schema":"https://github.com/citation-style-language/schema/raw/master/csl-citation.json"}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[40]</w:t>
      </w:r>
      <w:r w:rsidRPr="004F6D3E">
        <w:rPr>
          <w:rFonts w:ascii="Arial" w:hAnsi="Arial" w:cs="Arial"/>
          <w:lang w:val="en-GB"/>
        </w:rPr>
        <w:fldChar w:fldCharType="end"/>
      </w:r>
      <w:r w:rsidRPr="004F6D3E">
        <w:rPr>
          <w:rFonts w:ascii="Arial" w:hAnsi="Arial" w:cs="Arial"/>
          <w:lang w:val="en-GB"/>
        </w:rPr>
        <w:t xml:space="preserve"> in 2017-19 (main study) and July 2020, November 2020 and March 2021 (COVID-19 survey). </w:t>
      </w:r>
    </w:p>
    <w:p w14:paraId="5EAC1D06" w14:textId="4537F3A2" w:rsidR="00C81D51" w:rsidRPr="004F6D3E" w:rsidRDefault="00C81D51" w:rsidP="00C81D51">
      <w:pPr>
        <w:snapToGrid w:val="0"/>
        <w:spacing w:line="480" w:lineRule="auto"/>
        <w:rPr>
          <w:rFonts w:ascii="Arial" w:hAnsi="Arial" w:cs="Arial"/>
          <w:lang w:val="en-GB"/>
        </w:rPr>
      </w:pPr>
      <w:r w:rsidRPr="004F6D3E">
        <w:rPr>
          <w:rFonts w:ascii="Arial" w:hAnsi="Arial" w:cs="Arial"/>
          <w:lang w:val="en-GB"/>
        </w:rPr>
        <w:t xml:space="preserve">To group participants by digital inclusion, we used the following question, included in the COVID-19 wave 6 (November 2020) youth questionnaire (paper, self-complete): “Which of these things do you have at home to help you do your </w:t>
      </w:r>
      <w:proofErr w:type="gramStart"/>
      <w:r w:rsidRPr="004F6D3E">
        <w:rPr>
          <w:rFonts w:ascii="Arial" w:hAnsi="Arial" w:cs="Arial"/>
          <w:lang w:val="en-GB"/>
        </w:rPr>
        <w:t>school work</w:t>
      </w:r>
      <w:proofErr w:type="gramEnd"/>
      <w:r w:rsidRPr="004F6D3E">
        <w:rPr>
          <w:rFonts w:ascii="Arial" w:hAnsi="Arial" w:cs="Arial"/>
          <w:lang w:val="en-GB"/>
        </w:rPr>
        <w:t xml:space="preserve">?” The question included the response options “Access to a… computer” and “…good internet connection”. </w:t>
      </w:r>
      <w:ins w:id="36" w:author="Metherell, Tom" w:date="2022-10-06T19:10:00Z">
        <w:r w:rsidR="00766171">
          <w:rPr>
            <w:rFonts w:ascii="Arial" w:hAnsi="Arial" w:cs="Arial"/>
            <w:lang w:val="en-GB"/>
          </w:rPr>
          <w:t xml:space="preserve">No additional definition of the </w:t>
        </w:r>
        <w:proofErr w:type="gramStart"/>
        <w:r w:rsidR="00766171">
          <w:rPr>
            <w:rFonts w:ascii="Arial" w:hAnsi="Arial" w:cs="Arial"/>
            <w:lang w:val="en-GB"/>
          </w:rPr>
          <w:t>terms</w:t>
        </w:r>
        <w:proofErr w:type="gramEnd"/>
        <w:r w:rsidR="00766171">
          <w:rPr>
            <w:rFonts w:ascii="Arial" w:hAnsi="Arial" w:cs="Arial"/>
            <w:lang w:val="en-GB"/>
          </w:rPr>
          <w:t xml:space="preserve"> “computer” or “good internet connection” was given to participants.</w:t>
        </w:r>
      </w:ins>
    </w:p>
    <w:p w14:paraId="0BE25324" w14:textId="09DB1D9F" w:rsidR="00C81D51" w:rsidRPr="004F6D3E" w:rsidRDefault="00C81D51" w:rsidP="00C81D51">
      <w:pPr>
        <w:snapToGrid w:val="0"/>
        <w:spacing w:line="480" w:lineRule="auto"/>
        <w:rPr>
          <w:rFonts w:ascii="Arial" w:hAnsi="Arial" w:cs="Arial"/>
          <w:lang w:val="en-GB"/>
        </w:rPr>
      </w:pPr>
      <w:r w:rsidRPr="7F9AA2D2">
        <w:rPr>
          <w:rFonts w:ascii="Arial" w:hAnsi="Arial" w:cs="Arial"/>
          <w:lang w:val="en-GB"/>
        </w:rPr>
        <w:t xml:space="preserve">The sociodemographic variables used as control variables in this study were sex (male vs female), age (on 15th August 2020 in whole years), ethnicity (dichotomised, </w:t>
      </w:r>
      <w:r w:rsidR="00B86FF0" w:rsidRPr="7F9AA2D2">
        <w:rPr>
          <w:rFonts w:ascii="Arial" w:hAnsi="Arial" w:cs="Arial"/>
          <w:lang w:val="en-GB"/>
        </w:rPr>
        <w:t>W</w:t>
      </w:r>
      <w:r w:rsidRPr="7F9AA2D2">
        <w:rPr>
          <w:rFonts w:ascii="Arial" w:hAnsi="Arial" w:cs="Arial"/>
          <w:lang w:val="en-GB"/>
        </w:rPr>
        <w:t xml:space="preserve">hite vs </w:t>
      </w:r>
      <w:r w:rsidR="00B86FF0" w:rsidRPr="7F9AA2D2">
        <w:rPr>
          <w:rFonts w:ascii="Arial" w:hAnsi="Arial" w:cs="Arial"/>
          <w:lang w:val="en-GB"/>
        </w:rPr>
        <w:t>ethnic minorities</w:t>
      </w:r>
      <w:r w:rsidRPr="7F9AA2D2">
        <w:rPr>
          <w:rFonts w:ascii="Arial" w:hAnsi="Arial" w:cs="Arial"/>
          <w:lang w:val="en-GB"/>
        </w:rPr>
        <w:t>; these three derived from youth questionnaire responses) and household income (monthly, averaged across the four waves of interest; derived from the individual responses of adults in the same household).</w:t>
      </w:r>
    </w:p>
    <w:p w14:paraId="23F5C4D7" w14:textId="77777777" w:rsidR="00C81D51" w:rsidRPr="004F6D3E" w:rsidRDefault="00C81D51" w:rsidP="00C81D51">
      <w:pPr>
        <w:snapToGrid w:val="0"/>
        <w:spacing w:line="480" w:lineRule="auto"/>
        <w:rPr>
          <w:rFonts w:ascii="Arial" w:hAnsi="Arial" w:cs="Arial"/>
          <w:lang w:val="en-GB"/>
        </w:rPr>
      </w:pPr>
    </w:p>
    <w:p w14:paraId="049C3C09" w14:textId="77777777" w:rsidR="00C81D51" w:rsidRPr="004F6D3E" w:rsidRDefault="00C81D51" w:rsidP="00C81D51">
      <w:pPr>
        <w:keepNext/>
        <w:snapToGrid w:val="0"/>
        <w:spacing w:line="480" w:lineRule="auto"/>
        <w:rPr>
          <w:rFonts w:ascii="Arial" w:hAnsi="Arial" w:cs="Arial"/>
          <w:b/>
          <w:bCs/>
          <w:lang w:val="en-GB"/>
        </w:rPr>
      </w:pPr>
      <w:r w:rsidRPr="004F6D3E">
        <w:rPr>
          <w:rFonts w:ascii="Arial" w:hAnsi="Arial" w:cs="Arial"/>
          <w:b/>
          <w:bCs/>
          <w:lang w:val="en-GB"/>
        </w:rPr>
        <w:t>Statistical analysis</w:t>
      </w:r>
    </w:p>
    <w:p w14:paraId="78B7E255" w14:textId="6A91A49C" w:rsidR="00C81D51" w:rsidRPr="004F6D3E" w:rsidRDefault="00C81D51" w:rsidP="00C81D51">
      <w:pPr>
        <w:snapToGrid w:val="0"/>
        <w:spacing w:line="480" w:lineRule="auto"/>
        <w:rPr>
          <w:rFonts w:ascii="Arial" w:hAnsi="Arial" w:cs="Arial"/>
          <w:lang w:val="en-GB"/>
        </w:rPr>
      </w:pPr>
      <w:r w:rsidRPr="004F6D3E">
        <w:rPr>
          <w:rFonts w:ascii="Arial" w:hAnsi="Arial" w:cs="Arial"/>
          <w:lang w:val="en-GB"/>
        </w:rPr>
        <w:t xml:space="preserve">Participants with a calculated youth longitudinal weight </w:t>
      </w:r>
      <w:r w:rsidRPr="004F6D3E">
        <w:rPr>
          <w:rFonts w:ascii="Arial" w:hAnsi="Arial" w:cs="Arial"/>
          <w:lang w:val="en-GB"/>
        </w:rPr>
        <w:fldChar w:fldCharType="begin"/>
      </w:r>
      <w:r w:rsidR="008D43B1">
        <w:rPr>
          <w:rFonts w:ascii="Arial" w:hAnsi="Arial" w:cs="Arial"/>
          <w:lang w:val="en-GB"/>
        </w:rPr>
        <w:instrText xml:space="preserve"> ADDIN ZOTERO_ITEM CSL_CITATION {"citationID":"GXRCJdZx","properties":{"formattedCitation":"[28]","plainCitation":"[28]","noteIndex":0},"citationItems":[{"id":404,"uris":["http://zotero.org/users/9258933/items/LG77D7YD"],"itemData":{"id":404,"type":"report","language":"en","source":"Zotero","title":"Understanding Society COVID-19: User Guide","URL":"https://www.understandingsociety.ac.uk/sites/default/files/downloads/documentation/covid-19/user-guides/covid-19-user-guide.pdf","author":[{"family":"University of Essex, Institute of Social and Economic Research","given":""}],"issued":{"date-parts":[["2021"]]}}}],"schema":"https://github.com/citation-style-language/schema/raw/master/csl-citation.json"}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[28]</w:t>
      </w:r>
      <w:r w:rsidRPr="004F6D3E">
        <w:rPr>
          <w:rFonts w:ascii="Arial" w:hAnsi="Arial" w:cs="Arial"/>
          <w:lang w:val="en-GB"/>
        </w:rPr>
        <w:fldChar w:fldCharType="end"/>
      </w:r>
      <w:r w:rsidRPr="004F6D3E">
        <w:rPr>
          <w:rFonts w:ascii="Arial" w:hAnsi="Arial" w:cs="Arial"/>
          <w:lang w:val="en-GB"/>
        </w:rPr>
        <w:t xml:space="preserve"> for COVID-19 wave 8 (March 2021), and at least one recorded SDQ Total Difficulties score across the four waves, were included in this analysis (N = 1387). Missing Total Difficulties score</w:t>
      </w:r>
      <w:ins w:id="37" w:author="Metherell, Tom" w:date="2022-10-05T10:45:00Z">
        <w:r w:rsidR="004379C0">
          <w:rPr>
            <w:rFonts w:ascii="Arial" w:hAnsi="Arial" w:cs="Arial"/>
            <w:lang w:val="en-GB"/>
          </w:rPr>
          <w:t>s</w:t>
        </w:r>
      </w:ins>
      <w:r w:rsidRPr="004F6D3E">
        <w:rPr>
          <w:rFonts w:ascii="Arial" w:hAnsi="Arial" w:cs="Arial"/>
          <w:lang w:val="en-GB"/>
        </w:rPr>
        <w:t xml:space="preserve"> were imputed using full information maximum likelihood estimation. When grouping by computer or internet access, participants with missing data for the digital inclusion question (39.7%, 551 participants) were excluded (leaving n = 836). Analyses were conducted in R using the R package </w:t>
      </w:r>
      <w:proofErr w:type="spellStart"/>
      <w:r w:rsidRPr="004F6D3E">
        <w:rPr>
          <w:rFonts w:ascii="Arial" w:hAnsi="Arial" w:cs="Arial"/>
          <w:i/>
          <w:iCs/>
          <w:lang w:val="en-GB"/>
        </w:rPr>
        <w:t>lavaan</w:t>
      </w:r>
      <w:proofErr w:type="spellEnd"/>
      <w:r w:rsidRPr="004F6D3E">
        <w:rPr>
          <w:rFonts w:ascii="Arial" w:hAnsi="Arial" w:cs="Arial"/>
          <w:lang w:val="en-GB"/>
        </w:rPr>
        <w:t xml:space="preserve"> </w:t>
      </w:r>
      <w:r w:rsidRPr="004F6D3E">
        <w:rPr>
          <w:rFonts w:ascii="Arial" w:hAnsi="Arial" w:cs="Arial"/>
          <w:lang w:val="en-GB"/>
        </w:rPr>
        <w:fldChar w:fldCharType="begin"/>
      </w:r>
      <w:r w:rsidR="008D43B1">
        <w:rPr>
          <w:rFonts w:ascii="Arial" w:hAnsi="Arial" w:cs="Arial"/>
          <w:lang w:val="en-GB"/>
        </w:rPr>
        <w:instrText xml:space="preserve"> ADDIN ZOTERO_ITEM CSL_CITATION {"citationID":"Dnoh7v0l","properties":{"formattedCitation":"[41]","plainCitation":"[41]","noteIndex":0},"citationItems":[{"id":407,"uris":["http://zotero.org/users/9258933/items/39MUAUSE"],"itemData":{"id":407,"type":"article-journal","abstract":"Structural equation modeling (SEM) is a vast field and widely used by many applied researchers in the social and behavioral sciences. Over the years, many software packages for structural equation modeling have been developed, both free and commercial. However, perhaps the best state-of-the-art software packages in this field are still closed-source and/or commercial. The R package lavaan has been developed to provide applied researchers, teachers, and statisticians, a free, fully open-source, but commercial-quality package for latent variable modeling. This paper explains the aims behind the development of the package, gives an overview of its most important features, and provides some examples to illustrate how lavaan works in practice.","container-title":"Journal of Statistical Software","DOI":"10.18637/jss.v048.i02","ISSN":"1548-7660","language":"en","page":"1-36","source":"www.jstatsoft.org","title":"lavaan: An R Package for Structural Equation Modeling","title-short":"lavaan","volume":"48","author":[{"family":"Rosseel","given":"Yves"}],"issued":{"date-parts":[["2012",5,24]]}}}],"schema":"https://github.com/citation-style-language/schema/raw/master/csl-citation.json"}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[41]</w:t>
      </w:r>
      <w:r w:rsidRPr="004F6D3E">
        <w:rPr>
          <w:rFonts w:ascii="Arial" w:hAnsi="Arial" w:cs="Arial"/>
          <w:lang w:val="en-GB"/>
        </w:rPr>
        <w:fldChar w:fldCharType="end"/>
      </w:r>
      <w:r w:rsidRPr="004F6D3E">
        <w:rPr>
          <w:rFonts w:ascii="Arial" w:hAnsi="Arial" w:cs="Arial"/>
          <w:lang w:val="en-GB"/>
        </w:rPr>
        <w:t xml:space="preserve"> and graphs produced using the R package </w:t>
      </w:r>
      <w:r w:rsidRPr="004F6D3E">
        <w:rPr>
          <w:rFonts w:ascii="Arial" w:hAnsi="Arial" w:cs="Arial"/>
          <w:i/>
          <w:iCs/>
          <w:lang w:val="en-GB"/>
        </w:rPr>
        <w:t>ggplot2</w:t>
      </w:r>
      <w:r w:rsidRPr="004F6D3E">
        <w:rPr>
          <w:rFonts w:ascii="Arial" w:hAnsi="Arial" w:cs="Arial"/>
          <w:lang w:val="en-GB"/>
        </w:rPr>
        <w:t xml:space="preserve"> among others. Sampling probability weights were accounted for in analyses with a sufficiently large sample using the R packages </w:t>
      </w:r>
      <w:r w:rsidRPr="004F6D3E">
        <w:rPr>
          <w:rFonts w:ascii="Arial" w:hAnsi="Arial" w:cs="Arial"/>
          <w:i/>
          <w:iCs/>
          <w:lang w:val="en-GB"/>
        </w:rPr>
        <w:t>survey</w:t>
      </w:r>
      <w:r w:rsidRPr="004F6D3E">
        <w:rPr>
          <w:rFonts w:ascii="Arial" w:hAnsi="Arial" w:cs="Arial"/>
          <w:lang w:val="en-GB"/>
        </w:rPr>
        <w:t xml:space="preserve"> </w:t>
      </w:r>
      <w:r w:rsidRPr="004F6D3E">
        <w:rPr>
          <w:rFonts w:ascii="Arial" w:hAnsi="Arial" w:cs="Arial"/>
          <w:lang w:val="en-GB"/>
        </w:rPr>
        <w:fldChar w:fldCharType="begin"/>
      </w:r>
      <w:r w:rsidR="008D43B1">
        <w:rPr>
          <w:rFonts w:ascii="Arial" w:hAnsi="Arial" w:cs="Arial"/>
          <w:lang w:val="en-GB"/>
        </w:rPr>
        <w:instrText xml:space="preserve"> ADDIN ZOTERO_ITEM CSL_CITATION {"citationID":"VC4C3NYf","properties":{"formattedCitation":"[42]","plainCitation":"[42]","noteIndex":0},"citationItems":[{"id":417,"uris":["http://zotero.org/users/9258933/items/LMV468LK"],"itemData":{"id":417,"type":"book","abstract":"Summary statistics, two-sample tests, rank tests, generalised linear models, cumulative link models, Cox models, loglinear models, and general maximum pseudolikelihood estimation for multistage stratified, cluster-sampled, unequally weighted survey samples. Variances by Taylor series linearisation or replicate weights. Post-stratification, calibration, and raking. Two-phase subsampling designs. Graphics. PPS sampling without replacement.","source":"R-Packages","title":"survey: Analysis of Complex Survey Samples","title-short":"survey","URL":"https://CRAN.R-project.org/package=survey","version":"4.1-1","author":[{"family":"Lumley","given":"Thomas"}],"accessed":{"date-parts":[["2021",10,19]]},"issued":{"date-parts":[["2021",7,19]]}}}],"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[42]</w:t>
      </w:r>
      <w:r w:rsidRPr="004F6D3E">
        <w:rPr>
          <w:rFonts w:ascii="Arial" w:hAnsi="Arial" w:cs="Arial"/>
          <w:lang w:val="en-GB"/>
        </w:rPr>
        <w:fldChar w:fldCharType="end"/>
      </w:r>
      <w:r w:rsidRPr="004F6D3E">
        <w:rPr>
          <w:rFonts w:ascii="Arial" w:hAnsi="Arial" w:cs="Arial"/>
          <w:lang w:val="en-GB"/>
        </w:rPr>
        <w:t xml:space="preserve"> and </w:t>
      </w:r>
      <w:proofErr w:type="spellStart"/>
      <w:r w:rsidRPr="004F6D3E">
        <w:rPr>
          <w:rFonts w:ascii="Arial" w:hAnsi="Arial" w:cs="Arial"/>
          <w:i/>
          <w:iCs/>
          <w:lang w:val="en-GB"/>
        </w:rPr>
        <w:t>lavaan.survey</w:t>
      </w:r>
      <w:proofErr w:type="spellEnd"/>
      <w:r w:rsidRPr="004F6D3E">
        <w:rPr>
          <w:rFonts w:ascii="Arial" w:hAnsi="Arial" w:cs="Arial"/>
          <w:lang w:val="en-GB"/>
        </w:rPr>
        <w:t xml:space="preserve"> </w:t>
      </w:r>
      <w:r w:rsidRPr="004F6D3E">
        <w:rPr>
          <w:rFonts w:ascii="Arial" w:hAnsi="Arial" w:cs="Arial"/>
          <w:lang w:val="en-GB"/>
        </w:rPr>
        <w:fldChar w:fldCharType="begin"/>
      </w:r>
      <w:r w:rsidR="008D43B1">
        <w:rPr>
          <w:rFonts w:ascii="Arial" w:hAnsi="Arial" w:cs="Arial"/>
          <w:lang w:val="en-GB"/>
        </w:rPr>
        <w:instrText xml:space="preserve"> ADDIN ZOTERO_ITEM CSL_CITATION {"citationID":"Od4nex9R","properties":{"formattedCitation":"[43]","plainCitation":"[43]","noteIndex":0},"citationItems":[{"id":418,"uris":["http://zotero.org/users/9258933/items/P3DRM8X6"],"itemData":{"id":418,"type":"article-journal","abstract":"This paper introduces the R package lavaan.survey, a user-friendly interface to design-based complex survey analysis of structural equation models (SEMs). By leveraging existing code in the lavaan and survey packages, the lavaan.survey package allows for SEM analyses of stratified, clustered, and weighted data, as well as multiply imputed complex survey data. lavaan.survey provides several features such as SEMs with replicate weights, a variety of resampling techniques for complex samples, and finite population corrections, features that should prove useful for SEM practitioners faced with the common situation of a sample that is not iid.","container-title":"Journal of Statistical Software","DOI":"10.18637/jss.v057.i01","ISSN":"1548-7660","language":"en","page":"1-27","source":"www.jstatsoft.org","title":"lavaan.survey: An R Package for Complex Survey Analysis of Structural Equation Models","title-short":"lavaan.survey","volume":"57","author":[{"family":"Oberski","given":"Daniel"}],"issued":{"date-parts":[["2014",3,13]]}}}],"schema":"https://github.com/citation-style-language/schema/raw/master/csl-citation.json"}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[43]</w:t>
      </w:r>
      <w:r w:rsidRPr="004F6D3E">
        <w:rPr>
          <w:rFonts w:ascii="Arial" w:hAnsi="Arial" w:cs="Arial"/>
          <w:lang w:val="en-GB"/>
        </w:rPr>
        <w:fldChar w:fldCharType="end"/>
      </w:r>
      <w:r w:rsidRPr="004F6D3E">
        <w:rPr>
          <w:rFonts w:ascii="Arial" w:hAnsi="Arial" w:cs="Arial"/>
          <w:lang w:val="en-GB"/>
        </w:rPr>
        <w:t>.</w:t>
      </w:r>
    </w:p>
    <w:p w14:paraId="4DA3C559" w14:textId="5033FD03" w:rsidR="0023726D" w:rsidRPr="004F6D3E" w:rsidRDefault="00C81D51" w:rsidP="007017FD">
      <w:pPr>
        <w:snapToGrid w:val="0"/>
        <w:spacing w:line="480" w:lineRule="auto"/>
        <w:rPr>
          <w:rFonts w:ascii="Arial" w:hAnsi="Arial" w:cs="Arial"/>
          <w:lang w:val="en-GB"/>
        </w:rPr>
      </w:pPr>
      <w:r w:rsidRPr="004F6D3E">
        <w:rPr>
          <w:rFonts w:ascii="Arial" w:hAnsi="Arial" w:cs="Arial"/>
          <w:lang w:val="en-GB"/>
        </w:rPr>
        <w:t xml:space="preserve">We analysed the data by fitting latent growth curve models </w:t>
      </w:r>
      <w:r w:rsidRPr="004F6D3E">
        <w:rPr>
          <w:rFonts w:ascii="Arial" w:hAnsi="Arial" w:cs="Arial"/>
          <w:lang w:val="en-GB"/>
        </w:rPr>
        <w:fldChar w:fldCharType="begin"/>
      </w:r>
      <w:r w:rsidR="008D43B1">
        <w:rPr>
          <w:rFonts w:ascii="Arial" w:hAnsi="Arial" w:cs="Arial"/>
          <w:lang w:val="en-GB"/>
        </w:rPr>
        <w:instrText xml:space="preserve"> ADDIN ZOTERO_ITEM CSL_CITATION {"citationID":"4ZESNJd0","properties":{"formattedCitation":"[44]","plainCitation":"[44]","noteIndex":0},"citationItems":[{"id":405,"uris":["http://zotero.org/users/9258933/items/5ZNGUE57"],"itemData":{"id":405,"type":"article-journal","abstract":"This review considers a common question in data analysis: What is the most useful way to analyze longitudinal repeated measures data? We discuss some contemporary forms of structural equation models (SEMs) based on the inclusion of latent variables. The specific goals of this review are to clarify basic SEM definitions, consider relations to classical models, focus on testable features of the new models, and provide recent references to more complete presentations. A broader goal is to illustrate why so many researchers are enthusiastic about the SEM approach to data analysis. We first outline some classic problems in longitudinal data analysis, consider definitions of differences and changes, and raise issues about measurement errors. We then present several classic SEMs based on the inclusion of invariant common factors and explain why these are so important. This leads to newer SEMs based on latent change scores, and we explain why these are useful.","container-title":"Annual Review of Psychology","DOI":"10.1146/annurev.psych.60.110707.163612","issue":"1","note":"_eprint: https://doi.org/10.1146/annurev.psych.60.110707.163612\nPMID: 18817479","page":"577-605","source":"Annual Reviews","title":"Latent Variable Modeling of Differences and Changes with Longitudinal Data","volume":"60","author":[{"family":"McArdle","given":"John J."}],"issued":{"date-parts":[["2009"]]}}}],"schema":"https://github.com/citation-style-language/schema/raw/master/csl-citation.json"}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[44]</w:t>
      </w:r>
      <w:r w:rsidRPr="004F6D3E">
        <w:rPr>
          <w:rFonts w:ascii="Arial" w:hAnsi="Arial" w:cs="Arial"/>
          <w:lang w:val="en-GB"/>
        </w:rPr>
        <w:fldChar w:fldCharType="end"/>
      </w:r>
      <w:r w:rsidRPr="004F6D3E">
        <w:rPr>
          <w:rFonts w:ascii="Arial" w:hAnsi="Arial" w:cs="Arial"/>
          <w:lang w:val="en-GB"/>
        </w:rPr>
        <w:t xml:space="preserve"> to the Total Difficulties scores, including multi-group models to model disparate mental health trajectories of adolescents with and without computer and internet access. Full information maximum likelihood estimation </w:t>
      </w:r>
      <w:r w:rsidRPr="004F6D3E">
        <w:rPr>
          <w:rFonts w:ascii="Arial" w:hAnsi="Arial" w:cs="Arial"/>
          <w:lang w:val="en-GB"/>
        </w:rPr>
        <w:fldChar w:fldCharType="begin"/>
      </w:r>
      <w:r w:rsidR="008D43B1">
        <w:rPr>
          <w:rFonts w:ascii="Arial" w:hAnsi="Arial" w:cs="Arial"/>
          <w:lang w:val="en-GB"/>
        </w:rPr>
        <w:instrText xml:space="preserve"> ADDIN ZOTERO_ITEM CSL_CITATION {"citationID":"d6eZNoI1","properties":{"unsorted":true,"formattedCitation":"[45,46]","plainCitation":"[45,46]","noteIndex":0},"citationItems":[{"id":412,"uris":["http://zotero.org/users/9258933/items/N4HF6IPZ"],"itemData":{"id":412,"type":"article-journal","abstract":"A Monte Carlo simulation examined the performance of a recently available full information maximum likelihood (FIML) estimator in a multiple regression model with missing data. The effects of four independent variables were examined (missing data technique, missing data rate, sample size, and correlation magnitude) on three outcome measures: regression coefficient bias, R2 bias, and regression coefficient sampling variability. Three missing data patterns were examined based on Rubin’s missing data theory: missing completely at random, missing at random, and a nonrandom pattern. Results indicated that FIML estimation was superior to the three ad hoc techniques (listwise deletion, pairwise deletion, and mean imputation) across the conditions studied. FIML parameter estimates generally had less bias and less sampling variability than the three ad hoc methods.","container-title":"Educational and Psychological Measurement","DOI":"10.1177/0013164401615001","ISSN":"0013-1644","issue":"5","journalAbbreviation":"Educational and Psychological Measurement","language":"en","note":"publisher: SAGE Publications Inc","page":"713-740","source":"SAGE Journals","title":"The Performance of the Full Information Maximum Likelihood Estimator in Multiple Regression Models with Missing Data","volume":"61","author":[{"family":"Enders","given":"Craig K."}],"issued":{"date-parts":[["2001",10,1]]}}},{"id":409,"uris":["http://zotero.org/users/9258933/items/BPTJ3IGU"],"itemData":{"id":409,"type":"article-journal","abstract":"This paper discusses maximum likelihood estimation for two-level structural equation models when data are missing at random at both levels. Building on existing literature, a computationally efficient expression is derived to evaluate the observed log-likelihood. Unlike previous work, the expression is valid for the special case where the model implied variance–covariance matrix at the between level is singular. Next, the log-likelihood function is translated to R code. A sequence of R scripts is presented, starting from a naive implementation and ending at the final implementation as found in the lavaan package. Along the way, various computational tips and tricks are given.","container-title":"Psych","DOI":"10.3390/psych3020017","issue":"2","language":"en","note":"number: 2\npublisher: Multidisciplinary Digital Publishing Institute","page":"197-232","source":"www.mdpi.com","title":"Evaluating the Observed Log-Likelihood Function in Two-Level Structural Equation Modeling with Missing Data: From Formulas to R Code","title-short":"Evaluating the Observed Log-Likelihood Function in Two-Level Structural Equation Modeling with Missing Data","volume":"3","author":[{"family":"Rosseel","given":"Yves"}],"issued":{"date-parts":[["2021",6]]}},"label":"page"}],"schema":"https://github.com/citation-style-language/schema/raw/master/csl-citation.json"}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[45,46]</w:t>
      </w:r>
      <w:r w:rsidRPr="004F6D3E">
        <w:rPr>
          <w:rFonts w:ascii="Arial" w:hAnsi="Arial" w:cs="Arial"/>
          <w:lang w:val="en-GB"/>
        </w:rPr>
        <w:fldChar w:fldCharType="end"/>
      </w:r>
      <w:r w:rsidRPr="004F6D3E">
        <w:rPr>
          <w:rFonts w:ascii="Arial" w:hAnsi="Arial" w:cs="Arial"/>
          <w:lang w:val="en-GB"/>
        </w:rPr>
        <w:t xml:space="preserve"> was employed to minimise the biasing impact of missing data. We took a sequential model-selection approach with two main components: 1) establishing the proper functional form of the mental health trajectory experienced by adolescents during the COVID-19 pandemic, and 2) establishing the appropriate level of measurement invariance </w:t>
      </w:r>
      <w:r w:rsidRPr="004F6D3E">
        <w:rPr>
          <w:rFonts w:ascii="Arial" w:hAnsi="Arial" w:cs="Arial"/>
          <w:lang w:val="en-GB"/>
        </w:rPr>
        <w:fldChar w:fldCharType="begin"/>
      </w:r>
      <w:r w:rsidR="008D43B1">
        <w:rPr>
          <w:rFonts w:ascii="Arial" w:hAnsi="Arial" w:cs="Arial"/>
          <w:lang w:val="en-GB"/>
        </w:rPr>
        <w:instrText xml:space="preserve"> ADDIN ZOTERO_ITEM CSL_CITATION {"citationID":"9wZv3iAI","properties":{"formattedCitation":"[47]","plainCitation":"[47]","noteIndex":0},"citationItems":[{"id":414,"uris":["http://zotero.org/users/9258933/items/FZSS6ZE9"],"itemData":{"id":414,"type":"article-journal","abstract":"Several concepts are introduced and defined: measurement invariance, structural bias, weak measurement invariance, strong factorial invariance, and strict factorial invariance. It is shown that factorial invariance has implications for (weak) measurement invariance. Definitions of fairness in employment/admissions testing and salary equity are provided and it is argued that strict factorial invariance is required for fairness/equity to exist. Implications for item and test bias are developed and it is argued that item or test bias probably depends on the existence of latent variables that are irrelevant to the primary goal of test constructers.","container-title":"Psychometrika","DOI":"10.1007/BF02294825","ISSN":"1860-0980","issue":"4","journalAbbreviation":"Psychometrika","language":"en","page":"525-543","source":"Springer Link","title":"Measurement invariance, factor analysis and factorial invariance","volume":"58","author":[{"family":"Meredith","given":"William"}],"issued":{"date-parts":[["1993",12,1]]}}}],"schema":"https://github.com/citation-style-language/schema/raw/master/csl-citation.json"}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[47]</w:t>
      </w:r>
      <w:r w:rsidRPr="004F6D3E">
        <w:rPr>
          <w:rFonts w:ascii="Arial" w:hAnsi="Arial" w:cs="Arial"/>
          <w:lang w:val="en-GB"/>
        </w:rPr>
        <w:fldChar w:fldCharType="end"/>
      </w:r>
      <w:r w:rsidRPr="004F6D3E">
        <w:rPr>
          <w:rFonts w:ascii="Arial" w:hAnsi="Arial" w:cs="Arial"/>
          <w:lang w:val="en-GB"/>
        </w:rPr>
        <w:t xml:space="preserve"> between digitally included and excluded groups. Model comparisons were performed via pairwise scaled </w:t>
      </w:r>
      <m:oMath>
        <m:sSup>
          <m:sSupPr>
            <m:ctrlPr>
              <w:rPr>
                <w:rFonts w:ascii="Cambria Math" w:hAnsi="Cambria Math" w:cs="Arial"/>
                <w:i/>
                <w:lang w:val="en-GB"/>
              </w:rPr>
            </m:ctrlPr>
          </m:sSupPr>
          <m:e>
            <m:r>
              <w:rPr>
                <w:rFonts w:ascii="Cambria Math" w:hAnsi="Cambria Math" w:cs="Arial"/>
                <w:lang w:val="en-GB"/>
              </w:rPr>
              <m:t>χ</m:t>
            </m:r>
          </m:e>
          <m:sup>
            <m:r>
              <w:rPr>
                <w:rFonts w:ascii="Cambria Math" w:hAnsi="Cambria Math" w:cs="Arial"/>
                <w:lang w:val="en-GB"/>
              </w:rPr>
              <m:t>2</m:t>
            </m:r>
          </m:sup>
        </m:sSup>
      </m:oMath>
      <w:r w:rsidRPr="004F6D3E">
        <w:rPr>
          <w:rFonts w:ascii="Arial" w:hAnsi="Arial" w:cs="Arial"/>
          <w:lang w:val="en-GB"/>
        </w:rPr>
        <w:t xml:space="preserve"> tests of goodness of fit </w:t>
      </w:r>
      <w:r w:rsidRPr="004F6D3E">
        <w:rPr>
          <w:rFonts w:ascii="Arial" w:hAnsi="Arial" w:cs="Arial"/>
          <w:lang w:val="en-GB"/>
        </w:rPr>
        <w:fldChar w:fldCharType="begin"/>
      </w:r>
      <w:r w:rsidR="008D43B1">
        <w:rPr>
          <w:rFonts w:ascii="Arial" w:hAnsi="Arial" w:cs="Arial"/>
          <w:lang w:val="en-GB"/>
        </w:rPr>
        <w:instrText xml:space="preserve"> ADDIN ZOTERO_ITEM CSL_CITATION {"citationID":"bwZ0G9Yf","properties":{"formattedCitation":"[41]","plainCitation":"[41]","noteIndex":0},"citationItems":[{"id":407,"uris":["http://zotero.org/users/9258933/items/39MUAUSE"],"itemData":{"id":407,"type":"article-journal","abstract":"Structural equation modeling (SEM) is a vast field and widely used by many applied researchers in the social and behavioral sciences. Over the years, many software packages for structural equation modeling have been developed, both free and commercial. However, perhaps the best state-of-the-art software packages in this field are still closed-source and/or commercial. The R package lavaan has been developed to provide applied researchers, teachers, and statisticians, a free, fully open-source, but commercial-quality package for latent variable modeling. This paper explains the aims behind the development of the package, gives an overview of its most important features, and provides some examples to illustrate how lavaan works in practice.","container-title":"Journal of Statistical Software","DOI":"10.18637/jss.v048.i02","ISSN":"1548-7660","language":"en","page":"1-36","source":"www.jstatsoft.org","title":"lavaan: An R Package for Structural Equation Modeling","title-short":"lavaan","volume":"48","author":[{"family":"Rosseel","given":"Yves"}],"issued":{"date-parts":[["2012",5,24]]}}}],"schema":"https://github.com/citation-style-language/schema/raw/master/csl-citation.json"} </w:instrText>
      </w:r>
      <w:r w:rsidRPr="004F6D3E">
        <w:rPr>
          <w:rFonts w:ascii="Arial" w:hAnsi="Arial" w:cs="Arial"/>
          <w:lang w:val="en-GB"/>
        </w:rPr>
        <w:fldChar w:fldCharType="separate"/>
      </w:r>
      <w:r w:rsidR="008D43B1" w:rsidRPr="008D43B1">
        <w:rPr>
          <w:rFonts w:ascii="Arial" w:hAnsi="Arial" w:cs="Arial"/>
        </w:rPr>
        <w:t>[41]</w:t>
      </w:r>
      <w:r w:rsidRPr="004F6D3E">
        <w:rPr>
          <w:rFonts w:ascii="Arial" w:hAnsi="Arial" w:cs="Arial"/>
          <w:lang w:val="en-GB"/>
        </w:rPr>
        <w:fldChar w:fldCharType="end"/>
      </w:r>
      <w:r w:rsidRPr="004F6D3E">
        <w:rPr>
          <w:rFonts w:ascii="Arial" w:hAnsi="Arial" w:cs="Arial"/>
          <w:lang w:val="en-GB"/>
        </w:rPr>
        <w:t xml:space="preserve"> (i.e. likelihood ratio test; LRT). To test for functional form, we first compared an intercept-only model to a linear model, and then a quadratic model. For the multi-group models, additional pairwise comparisons </w:t>
      </w:r>
      <w:r w:rsidRPr="004F6D3E">
        <w:rPr>
          <w:rFonts w:ascii="Arial" w:hAnsi="Arial" w:cs="Arial"/>
          <w:lang w:val="en-GB"/>
        </w:rPr>
        <w:lastRenderedPageBreak/>
        <w:t>were conducted to test model fit with equality constraints between groups, including factor variances, factor covariances and the Total Difficulties residual variances. In so doing we established whether there is significant evidence for differences in model parameters between the two groups in each case. Mis-specified models (e.g., models with negative variances or a non-positive definite covariance matrix) were discarded during the model building process. To probe the robustness of our analyses, we also conducted a sensitivity check where those participants without longitudinal weights were not excluded, and refit models with sociodemographic covariates grouping by both computer and good internet connection access (see Supplementary Tables S12-15 and figures S1-2).</w:t>
      </w:r>
    </w:p>
    <w:p w14:paraId="305F0ECF" w14:textId="5AAD4218" w:rsidR="005A4CC7" w:rsidRPr="004F6D3E" w:rsidRDefault="005A4CC7" w:rsidP="007017FD">
      <w:pPr>
        <w:snapToGrid w:val="0"/>
        <w:spacing w:line="480" w:lineRule="auto"/>
        <w:rPr>
          <w:rFonts w:ascii="Arial" w:hAnsi="Arial" w:cs="Arial"/>
          <w:b/>
          <w:bCs/>
          <w:lang w:val="en-GB"/>
        </w:rPr>
      </w:pPr>
    </w:p>
    <w:p w14:paraId="0890905A" w14:textId="77777777" w:rsidR="00D76CA9" w:rsidRPr="004F6D3E" w:rsidRDefault="00D76CA9" w:rsidP="00452A71">
      <w:pPr>
        <w:keepNext/>
        <w:snapToGrid w:val="0"/>
        <w:spacing w:line="480" w:lineRule="auto"/>
        <w:jc w:val="center"/>
        <w:rPr>
          <w:rFonts w:ascii="Arial" w:hAnsi="Arial" w:cs="Arial"/>
          <w:b/>
          <w:bCs/>
          <w:lang w:val="en-GB"/>
        </w:rPr>
      </w:pPr>
      <w:r w:rsidRPr="004F6D3E">
        <w:rPr>
          <w:rFonts w:ascii="Arial" w:hAnsi="Arial" w:cs="Arial"/>
          <w:b/>
          <w:bCs/>
          <w:lang w:val="en-GB"/>
        </w:rPr>
        <w:t>References</w:t>
      </w:r>
    </w:p>
    <w:p w14:paraId="62E5C4A6" w14:textId="77777777" w:rsidR="007F719A" w:rsidRPr="007F719A" w:rsidRDefault="00D76CA9" w:rsidP="007F719A">
      <w:pPr>
        <w:pStyle w:val="Bibliography"/>
        <w:rPr>
          <w:rFonts w:ascii="Calibri" w:hAnsi="Calibri" w:cs="Calibri"/>
          <w:sz w:val="24"/>
        </w:rPr>
      </w:pPr>
      <w:r w:rsidRPr="004F6D3E">
        <w:rPr>
          <w:rFonts w:ascii="Arial" w:hAnsi="Arial" w:cs="Arial"/>
          <w:lang w:val="en-GB"/>
        </w:rPr>
        <w:fldChar w:fldCharType="begin"/>
      </w:r>
      <w:r w:rsidR="007F719A">
        <w:rPr>
          <w:rFonts w:ascii="Arial" w:hAnsi="Arial" w:cs="Arial"/>
          <w:lang w:val="en-GB"/>
        </w:rPr>
        <w:instrText xml:space="preserve"> ADDIN ZOTERO_BIBL {"uncited":[],"omitted":[],"custom":[]} CSL_BIBLIOGRAPHY </w:instrText>
      </w:r>
      <w:r w:rsidRPr="004F6D3E">
        <w:rPr>
          <w:rFonts w:ascii="Arial" w:hAnsi="Arial" w:cs="Arial"/>
          <w:lang w:val="en-GB"/>
        </w:rPr>
        <w:fldChar w:fldCharType="separate"/>
      </w:r>
      <w:r w:rsidR="007F719A" w:rsidRPr="007F719A">
        <w:rPr>
          <w:rFonts w:ascii="Calibri" w:hAnsi="Calibri" w:cs="Calibri"/>
          <w:sz w:val="24"/>
        </w:rPr>
        <w:t>1.</w:t>
      </w:r>
      <w:r w:rsidR="007F719A" w:rsidRPr="007F719A">
        <w:rPr>
          <w:rFonts w:ascii="Calibri" w:hAnsi="Calibri" w:cs="Calibri"/>
          <w:sz w:val="24"/>
        </w:rPr>
        <w:tab/>
        <w:t xml:space="preserve">Xiong, J. </w:t>
      </w:r>
      <w:r w:rsidR="007F719A" w:rsidRPr="007F719A">
        <w:rPr>
          <w:rFonts w:ascii="Calibri" w:hAnsi="Calibri" w:cs="Calibri"/>
          <w:i/>
          <w:iCs/>
          <w:sz w:val="24"/>
        </w:rPr>
        <w:t>et al.</w:t>
      </w:r>
      <w:r w:rsidR="007F719A" w:rsidRPr="007F719A">
        <w:rPr>
          <w:rFonts w:ascii="Calibri" w:hAnsi="Calibri" w:cs="Calibri"/>
          <w:sz w:val="24"/>
        </w:rPr>
        <w:t xml:space="preserve"> Impact of COVID-19 pandemic on mental health in the general population: A systematic review. </w:t>
      </w:r>
      <w:r w:rsidR="007F719A" w:rsidRPr="007F719A">
        <w:rPr>
          <w:rFonts w:ascii="Calibri" w:hAnsi="Calibri" w:cs="Calibri"/>
          <w:i/>
          <w:iCs/>
          <w:sz w:val="24"/>
        </w:rPr>
        <w:t>J. Affect. Disord.</w:t>
      </w:r>
      <w:r w:rsidR="007F719A" w:rsidRPr="007F719A">
        <w:rPr>
          <w:rFonts w:ascii="Calibri" w:hAnsi="Calibri" w:cs="Calibri"/>
          <w:sz w:val="24"/>
        </w:rPr>
        <w:t xml:space="preserve"> </w:t>
      </w:r>
      <w:r w:rsidR="007F719A" w:rsidRPr="007F719A">
        <w:rPr>
          <w:rFonts w:ascii="Calibri" w:hAnsi="Calibri" w:cs="Calibri"/>
          <w:b/>
          <w:bCs/>
          <w:sz w:val="24"/>
        </w:rPr>
        <w:t>277,</w:t>
      </w:r>
      <w:r w:rsidR="007F719A" w:rsidRPr="007F719A">
        <w:rPr>
          <w:rFonts w:ascii="Calibri" w:hAnsi="Calibri" w:cs="Calibri"/>
          <w:sz w:val="24"/>
        </w:rPr>
        <w:t xml:space="preserve"> 55–64 (2020).</w:t>
      </w:r>
    </w:p>
    <w:p w14:paraId="23B60021"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w:t>
      </w:r>
      <w:r w:rsidRPr="007F719A">
        <w:rPr>
          <w:rFonts w:ascii="Calibri" w:hAnsi="Calibri" w:cs="Calibri"/>
          <w:sz w:val="24"/>
        </w:rPr>
        <w:tab/>
        <w:t xml:space="preserve">Costello, E. J., Copeland, W. &amp; Angold, A. Trends in psychopathology across the adolescent years: What changes when children become adolescents, and when adolescents become adults?: Trends in psychopathology across the adolescent years. </w:t>
      </w:r>
      <w:r w:rsidRPr="007F719A">
        <w:rPr>
          <w:rFonts w:ascii="Calibri" w:hAnsi="Calibri" w:cs="Calibri"/>
          <w:i/>
          <w:iCs/>
          <w:sz w:val="24"/>
        </w:rPr>
        <w:t>J. Child Psychol. Psychiatry</w:t>
      </w:r>
      <w:r w:rsidRPr="007F719A">
        <w:rPr>
          <w:rFonts w:ascii="Calibri" w:hAnsi="Calibri" w:cs="Calibri"/>
          <w:sz w:val="24"/>
        </w:rPr>
        <w:t xml:space="preserve"> </w:t>
      </w:r>
      <w:r w:rsidRPr="007F719A">
        <w:rPr>
          <w:rFonts w:ascii="Calibri" w:hAnsi="Calibri" w:cs="Calibri"/>
          <w:b/>
          <w:bCs/>
          <w:sz w:val="24"/>
        </w:rPr>
        <w:t>52,</w:t>
      </w:r>
      <w:r w:rsidRPr="007F719A">
        <w:rPr>
          <w:rFonts w:ascii="Calibri" w:hAnsi="Calibri" w:cs="Calibri"/>
          <w:sz w:val="24"/>
        </w:rPr>
        <w:t xml:space="preserve"> 1015–1025 (2011).</w:t>
      </w:r>
    </w:p>
    <w:p w14:paraId="182FB41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w:t>
      </w:r>
      <w:r w:rsidRPr="007F719A">
        <w:rPr>
          <w:rFonts w:ascii="Calibri" w:hAnsi="Calibri" w:cs="Calibri"/>
          <w:sz w:val="24"/>
        </w:rPr>
        <w:tab/>
        <w:t xml:space="preserve">Kessler, R. C., Petukhova, M., Sampson, N. A., Zaslavsky, A. M. &amp; Wittchen, H.-U. Twelve-month and lifetime prevalence and lifetime morbid risk of anxiety and mood disorders in the United States: Anxiety and mood disorders in the United States. </w:t>
      </w:r>
      <w:r w:rsidRPr="007F719A">
        <w:rPr>
          <w:rFonts w:ascii="Calibri" w:hAnsi="Calibri" w:cs="Calibri"/>
          <w:i/>
          <w:iCs/>
          <w:sz w:val="24"/>
        </w:rPr>
        <w:t>Int. J. Methods Psychiatr. Res.</w:t>
      </w:r>
      <w:r w:rsidRPr="007F719A">
        <w:rPr>
          <w:rFonts w:ascii="Calibri" w:hAnsi="Calibri" w:cs="Calibri"/>
          <w:sz w:val="24"/>
        </w:rPr>
        <w:t xml:space="preserve"> </w:t>
      </w:r>
      <w:r w:rsidRPr="007F719A">
        <w:rPr>
          <w:rFonts w:ascii="Calibri" w:hAnsi="Calibri" w:cs="Calibri"/>
          <w:b/>
          <w:bCs/>
          <w:sz w:val="24"/>
        </w:rPr>
        <w:t>21,</w:t>
      </w:r>
      <w:r w:rsidRPr="007F719A">
        <w:rPr>
          <w:rFonts w:ascii="Calibri" w:hAnsi="Calibri" w:cs="Calibri"/>
          <w:sz w:val="24"/>
        </w:rPr>
        <w:t xml:space="preserve"> 169–184 (2012).</w:t>
      </w:r>
    </w:p>
    <w:p w14:paraId="791C1EAE"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lastRenderedPageBreak/>
        <w:t>4.</w:t>
      </w:r>
      <w:r w:rsidRPr="007F719A">
        <w:rPr>
          <w:rFonts w:ascii="Calibri" w:hAnsi="Calibri" w:cs="Calibri"/>
          <w:sz w:val="24"/>
        </w:rPr>
        <w:tab/>
        <w:t xml:space="preserve">Ormel, J. </w:t>
      </w:r>
      <w:r w:rsidRPr="007F719A">
        <w:rPr>
          <w:rFonts w:ascii="Calibri" w:hAnsi="Calibri" w:cs="Calibri"/>
          <w:i/>
          <w:iCs/>
          <w:sz w:val="24"/>
        </w:rPr>
        <w:t>et al.</w:t>
      </w:r>
      <w:r w:rsidRPr="007F719A">
        <w:rPr>
          <w:rFonts w:ascii="Calibri" w:hAnsi="Calibri" w:cs="Calibri"/>
          <w:sz w:val="24"/>
        </w:rPr>
        <w:t xml:space="preserve"> Functional outcomes of child and adolescent mental disorders. Current disorder most important but psychiatric history matters as well. </w:t>
      </w:r>
      <w:r w:rsidRPr="007F719A">
        <w:rPr>
          <w:rFonts w:ascii="Calibri" w:hAnsi="Calibri" w:cs="Calibri"/>
          <w:i/>
          <w:iCs/>
          <w:sz w:val="24"/>
        </w:rPr>
        <w:t>Psychol. Med.</w:t>
      </w:r>
      <w:r w:rsidRPr="007F719A">
        <w:rPr>
          <w:rFonts w:ascii="Calibri" w:hAnsi="Calibri" w:cs="Calibri"/>
          <w:sz w:val="24"/>
        </w:rPr>
        <w:t xml:space="preserve"> </w:t>
      </w:r>
      <w:r w:rsidRPr="007F719A">
        <w:rPr>
          <w:rFonts w:ascii="Calibri" w:hAnsi="Calibri" w:cs="Calibri"/>
          <w:b/>
          <w:bCs/>
          <w:sz w:val="24"/>
        </w:rPr>
        <w:t>47,</w:t>
      </w:r>
      <w:r w:rsidRPr="007F719A">
        <w:rPr>
          <w:rFonts w:ascii="Calibri" w:hAnsi="Calibri" w:cs="Calibri"/>
          <w:sz w:val="24"/>
        </w:rPr>
        <w:t xml:space="preserve"> 1271–1282 (2017).</w:t>
      </w:r>
    </w:p>
    <w:p w14:paraId="46D1FAFD"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5.</w:t>
      </w:r>
      <w:r w:rsidRPr="007F719A">
        <w:rPr>
          <w:rFonts w:ascii="Calibri" w:hAnsi="Calibri" w:cs="Calibri"/>
          <w:sz w:val="24"/>
        </w:rPr>
        <w:tab/>
        <w:t xml:space="preserve">McManus, S. </w:t>
      </w:r>
      <w:r w:rsidRPr="007F719A">
        <w:rPr>
          <w:rFonts w:ascii="Calibri" w:hAnsi="Calibri" w:cs="Calibri"/>
          <w:i/>
          <w:iCs/>
          <w:sz w:val="24"/>
        </w:rPr>
        <w:t>et al.</w:t>
      </w:r>
      <w:r w:rsidRPr="007F719A">
        <w:rPr>
          <w:rFonts w:ascii="Calibri" w:hAnsi="Calibri" w:cs="Calibri"/>
          <w:sz w:val="24"/>
        </w:rPr>
        <w:t xml:space="preserve"> Prevalence of non-suicidal self-harm and service contact in England, 2000–14: repeated cross-sectional surveys of the general population. </w:t>
      </w:r>
      <w:r w:rsidRPr="007F719A">
        <w:rPr>
          <w:rFonts w:ascii="Calibri" w:hAnsi="Calibri" w:cs="Calibri"/>
          <w:i/>
          <w:iCs/>
          <w:sz w:val="24"/>
        </w:rPr>
        <w:t>Lancet Psychiatry</w:t>
      </w:r>
      <w:r w:rsidRPr="007F719A">
        <w:rPr>
          <w:rFonts w:ascii="Calibri" w:hAnsi="Calibri" w:cs="Calibri"/>
          <w:sz w:val="24"/>
        </w:rPr>
        <w:t xml:space="preserve"> </w:t>
      </w:r>
      <w:r w:rsidRPr="007F719A">
        <w:rPr>
          <w:rFonts w:ascii="Calibri" w:hAnsi="Calibri" w:cs="Calibri"/>
          <w:b/>
          <w:bCs/>
          <w:sz w:val="24"/>
        </w:rPr>
        <w:t>6,</w:t>
      </w:r>
      <w:r w:rsidRPr="007F719A">
        <w:rPr>
          <w:rFonts w:ascii="Calibri" w:hAnsi="Calibri" w:cs="Calibri"/>
          <w:sz w:val="24"/>
        </w:rPr>
        <w:t xml:space="preserve"> 573–581 (2019).</w:t>
      </w:r>
    </w:p>
    <w:p w14:paraId="00968678"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6.</w:t>
      </w:r>
      <w:r w:rsidRPr="007F719A">
        <w:rPr>
          <w:rFonts w:ascii="Calibri" w:hAnsi="Calibri" w:cs="Calibri"/>
          <w:sz w:val="24"/>
        </w:rPr>
        <w:tab/>
        <w:t xml:space="preserve">Pitchforth, J. </w:t>
      </w:r>
      <w:r w:rsidRPr="007F719A">
        <w:rPr>
          <w:rFonts w:ascii="Calibri" w:hAnsi="Calibri" w:cs="Calibri"/>
          <w:i/>
          <w:iCs/>
          <w:sz w:val="24"/>
        </w:rPr>
        <w:t>et al.</w:t>
      </w:r>
      <w:r w:rsidRPr="007F719A">
        <w:rPr>
          <w:rFonts w:ascii="Calibri" w:hAnsi="Calibri" w:cs="Calibri"/>
          <w:sz w:val="24"/>
        </w:rPr>
        <w:t xml:space="preserve"> Mental health and well-being trends among children and young people in the UK, 1995–2014: analysis of repeated cross-sectional national health surveys. </w:t>
      </w:r>
      <w:r w:rsidRPr="007F719A">
        <w:rPr>
          <w:rFonts w:ascii="Calibri" w:hAnsi="Calibri" w:cs="Calibri"/>
          <w:i/>
          <w:iCs/>
          <w:sz w:val="24"/>
        </w:rPr>
        <w:t>Psychol. Med.</w:t>
      </w:r>
      <w:r w:rsidRPr="007F719A">
        <w:rPr>
          <w:rFonts w:ascii="Calibri" w:hAnsi="Calibri" w:cs="Calibri"/>
          <w:sz w:val="24"/>
        </w:rPr>
        <w:t xml:space="preserve"> </w:t>
      </w:r>
      <w:r w:rsidRPr="007F719A">
        <w:rPr>
          <w:rFonts w:ascii="Calibri" w:hAnsi="Calibri" w:cs="Calibri"/>
          <w:b/>
          <w:bCs/>
          <w:sz w:val="24"/>
        </w:rPr>
        <w:t>49,</w:t>
      </w:r>
      <w:r w:rsidRPr="007F719A">
        <w:rPr>
          <w:rFonts w:ascii="Calibri" w:hAnsi="Calibri" w:cs="Calibri"/>
          <w:sz w:val="24"/>
        </w:rPr>
        <w:t xml:space="preserve"> 1275–1285 (2019).</w:t>
      </w:r>
    </w:p>
    <w:p w14:paraId="29B152CE"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7.</w:t>
      </w:r>
      <w:r w:rsidRPr="007F719A">
        <w:rPr>
          <w:rFonts w:ascii="Calibri" w:hAnsi="Calibri" w:cs="Calibri"/>
          <w:sz w:val="24"/>
        </w:rPr>
        <w:tab/>
        <w:t xml:space="preserve">Sellers, R. </w:t>
      </w:r>
      <w:r w:rsidRPr="007F719A">
        <w:rPr>
          <w:rFonts w:ascii="Calibri" w:hAnsi="Calibri" w:cs="Calibri"/>
          <w:i/>
          <w:iCs/>
          <w:sz w:val="24"/>
        </w:rPr>
        <w:t>et al.</w:t>
      </w:r>
      <w:r w:rsidRPr="007F719A">
        <w:rPr>
          <w:rFonts w:ascii="Calibri" w:hAnsi="Calibri" w:cs="Calibri"/>
          <w:sz w:val="24"/>
        </w:rPr>
        <w:t xml:space="preserve"> Cross-cohort change in adolescent outcomes for children with mental health problems. </w:t>
      </w:r>
      <w:r w:rsidRPr="007F719A">
        <w:rPr>
          <w:rFonts w:ascii="Calibri" w:hAnsi="Calibri" w:cs="Calibri"/>
          <w:i/>
          <w:iCs/>
          <w:sz w:val="24"/>
        </w:rPr>
        <w:t>J. Child Psychol. Psychiatry</w:t>
      </w:r>
      <w:r w:rsidRPr="007F719A">
        <w:rPr>
          <w:rFonts w:ascii="Calibri" w:hAnsi="Calibri" w:cs="Calibri"/>
          <w:sz w:val="24"/>
        </w:rPr>
        <w:t xml:space="preserve"> </w:t>
      </w:r>
      <w:r w:rsidRPr="007F719A">
        <w:rPr>
          <w:rFonts w:ascii="Calibri" w:hAnsi="Calibri" w:cs="Calibri"/>
          <w:b/>
          <w:bCs/>
          <w:sz w:val="24"/>
        </w:rPr>
        <w:t>60,</w:t>
      </w:r>
      <w:r w:rsidRPr="007F719A">
        <w:rPr>
          <w:rFonts w:ascii="Calibri" w:hAnsi="Calibri" w:cs="Calibri"/>
          <w:sz w:val="24"/>
        </w:rPr>
        <w:t xml:space="preserve"> 813–821 (2019).</w:t>
      </w:r>
    </w:p>
    <w:p w14:paraId="12C27EE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8.</w:t>
      </w:r>
      <w:r w:rsidRPr="007F719A">
        <w:rPr>
          <w:rFonts w:ascii="Calibri" w:hAnsi="Calibri" w:cs="Calibri"/>
          <w:sz w:val="24"/>
        </w:rPr>
        <w:tab/>
        <w:t xml:space="preserve">Vizard, T. </w:t>
      </w:r>
      <w:r w:rsidRPr="007F719A">
        <w:rPr>
          <w:rFonts w:ascii="Calibri" w:hAnsi="Calibri" w:cs="Calibri"/>
          <w:i/>
          <w:iCs/>
          <w:sz w:val="24"/>
        </w:rPr>
        <w:t>et al.</w:t>
      </w:r>
      <w:r w:rsidRPr="007F719A">
        <w:rPr>
          <w:rFonts w:ascii="Calibri" w:hAnsi="Calibri" w:cs="Calibri"/>
          <w:sz w:val="24"/>
        </w:rPr>
        <w:t xml:space="preserve"> Mental Health of Children and Young People in England, 2020. (2020). at &lt;https://files.digital.nhs.uk/CB/C41981/mhcyp_2020_rep.pdf&gt;</w:t>
      </w:r>
    </w:p>
    <w:p w14:paraId="4A8C4A7D"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9.</w:t>
      </w:r>
      <w:r w:rsidRPr="007F719A">
        <w:rPr>
          <w:rFonts w:ascii="Calibri" w:hAnsi="Calibri" w:cs="Calibri"/>
          <w:sz w:val="24"/>
        </w:rPr>
        <w:tab/>
        <w:t xml:space="preserve">Waite, P. </w:t>
      </w:r>
      <w:r w:rsidRPr="007F719A">
        <w:rPr>
          <w:rFonts w:ascii="Calibri" w:hAnsi="Calibri" w:cs="Calibri"/>
          <w:i/>
          <w:iCs/>
          <w:sz w:val="24"/>
        </w:rPr>
        <w:t>et al.</w:t>
      </w:r>
      <w:r w:rsidRPr="007F719A">
        <w:rPr>
          <w:rFonts w:ascii="Calibri" w:hAnsi="Calibri" w:cs="Calibri"/>
          <w:sz w:val="24"/>
        </w:rPr>
        <w:t xml:space="preserve"> How did the mental health symptoms of children and adolescents change over early lockdown during the COVID‐19 pandemic in the UK? </w:t>
      </w:r>
      <w:r w:rsidRPr="007F719A">
        <w:rPr>
          <w:rFonts w:ascii="Calibri" w:hAnsi="Calibri" w:cs="Calibri"/>
          <w:i/>
          <w:iCs/>
          <w:sz w:val="24"/>
        </w:rPr>
        <w:t>JCPP Adv.</w:t>
      </w:r>
      <w:r w:rsidRPr="007F719A">
        <w:rPr>
          <w:rFonts w:ascii="Calibri" w:hAnsi="Calibri" w:cs="Calibri"/>
          <w:sz w:val="24"/>
        </w:rPr>
        <w:t xml:space="preserve"> </w:t>
      </w:r>
      <w:r w:rsidRPr="007F719A">
        <w:rPr>
          <w:rFonts w:ascii="Calibri" w:hAnsi="Calibri" w:cs="Calibri"/>
          <w:b/>
          <w:bCs/>
          <w:sz w:val="24"/>
        </w:rPr>
        <w:t>1,</w:t>
      </w:r>
      <w:r w:rsidRPr="007F719A">
        <w:rPr>
          <w:rFonts w:ascii="Calibri" w:hAnsi="Calibri" w:cs="Calibri"/>
          <w:sz w:val="24"/>
        </w:rPr>
        <w:t xml:space="preserve"> (2021).</w:t>
      </w:r>
    </w:p>
    <w:p w14:paraId="03126D53"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10.</w:t>
      </w:r>
      <w:r w:rsidRPr="007F719A">
        <w:rPr>
          <w:rFonts w:ascii="Calibri" w:hAnsi="Calibri" w:cs="Calibri"/>
          <w:sz w:val="24"/>
        </w:rPr>
        <w:tab/>
        <w:t xml:space="preserve">Barendse, M. </w:t>
      </w:r>
      <w:r w:rsidRPr="007F719A">
        <w:rPr>
          <w:rFonts w:ascii="Calibri" w:hAnsi="Calibri" w:cs="Calibri"/>
          <w:i/>
          <w:iCs/>
          <w:sz w:val="24"/>
        </w:rPr>
        <w:t>et al.</w:t>
      </w:r>
      <w:r w:rsidRPr="007F719A">
        <w:rPr>
          <w:rFonts w:ascii="Calibri" w:hAnsi="Calibri" w:cs="Calibri"/>
          <w:sz w:val="24"/>
        </w:rPr>
        <w:t xml:space="preserve"> </w:t>
      </w:r>
      <w:r w:rsidRPr="007F719A">
        <w:rPr>
          <w:rFonts w:ascii="Calibri" w:hAnsi="Calibri" w:cs="Calibri"/>
          <w:i/>
          <w:iCs/>
          <w:sz w:val="24"/>
        </w:rPr>
        <w:t>Longitudinal change in adolescent depression and anxiety symptoms from before to during the COVID-19 pandemic: A collaborative of 12 samples from 3 countries</w:t>
      </w:r>
      <w:r w:rsidRPr="007F719A">
        <w:rPr>
          <w:rFonts w:ascii="Calibri" w:hAnsi="Calibri" w:cs="Calibri"/>
          <w:sz w:val="24"/>
        </w:rPr>
        <w:t>. (PsyArXiv, 2021). doi:10.31234/osf.io/hn7us</w:t>
      </w:r>
    </w:p>
    <w:p w14:paraId="74F8C518"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11.</w:t>
      </w:r>
      <w:r w:rsidRPr="007F719A">
        <w:rPr>
          <w:rFonts w:ascii="Calibri" w:hAnsi="Calibri" w:cs="Calibri"/>
          <w:sz w:val="24"/>
        </w:rPr>
        <w:tab/>
        <w:t xml:space="preserve">Bubb, S. &amp; Jones, M.-A. Learning from the COVID-19 home-schooling experience: Listening to pupils, parents/carers and teachers. </w:t>
      </w:r>
      <w:r w:rsidRPr="007F719A">
        <w:rPr>
          <w:rFonts w:ascii="Calibri" w:hAnsi="Calibri" w:cs="Calibri"/>
          <w:i/>
          <w:iCs/>
          <w:sz w:val="24"/>
        </w:rPr>
        <w:t>Improv. Sch.</w:t>
      </w:r>
      <w:r w:rsidRPr="007F719A">
        <w:rPr>
          <w:rFonts w:ascii="Calibri" w:hAnsi="Calibri" w:cs="Calibri"/>
          <w:sz w:val="24"/>
        </w:rPr>
        <w:t xml:space="preserve"> </w:t>
      </w:r>
      <w:r w:rsidRPr="007F719A">
        <w:rPr>
          <w:rFonts w:ascii="Calibri" w:hAnsi="Calibri" w:cs="Calibri"/>
          <w:b/>
          <w:bCs/>
          <w:sz w:val="24"/>
        </w:rPr>
        <w:t>23,</w:t>
      </w:r>
      <w:r w:rsidRPr="007F719A">
        <w:rPr>
          <w:rFonts w:ascii="Calibri" w:hAnsi="Calibri" w:cs="Calibri"/>
          <w:sz w:val="24"/>
        </w:rPr>
        <w:t xml:space="preserve"> 209–222 (2020).</w:t>
      </w:r>
    </w:p>
    <w:p w14:paraId="06AE0F8D"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12.</w:t>
      </w:r>
      <w:r w:rsidRPr="007F719A">
        <w:rPr>
          <w:rFonts w:ascii="Calibri" w:hAnsi="Calibri" w:cs="Calibri"/>
          <w:sz w:val="24"/>
        </w:rPr>
        <w:tab/>
        <w:t xml:space="preserve">Dhawan, S. Online Learning: A Panacea in the Time of COVID-19 Crisis. </w:t>
      </w:r>
      <w:r w:rsidRPr="007F719A">
        <w:rPr>
          <w:rFonts w:ascii="Calibri" w:hAnsi="Calibri" w:cs="Calibri"/>
          <w:i/>
          <w:iCs/>
          <w:sz w:val="24"/>
        </w:rPr>
        <w:t>J. Educ. Technol. Syst.</w:t>
      </w:r>
      <w:r w:rsidRPr="007F719A">
        <w:rPr>
          <w:rFonts w:ascii="Calibri" w:hAnsi="Calibri" w:cs="Calibri"/>
          <w:sz w:val="24"/>
        </w:rPr>
        <w:t xml:space="preserve"> </w:t>
      </w:r>
      <w:r w:rsidRPr="007F719A">
        <w:rPr>
          <w:rFonts w:ascii="Calibri" w:hAnsi="Calibri" w:cs="Calibri"/>
          <w:b/>
          <w:bCs/>
          <w:sz w:val="24"/>
        </w:rPr>
        <w:t>49,</w:t>
      </w:r>
      <w:r w:rsidRPr="007F719A">
        <w:rPr>
          <w:rFonts w:ascii="Calibri" w:hAnsi="Calibri" w:cs="Calibri"/>
          <w:sz w:val="24"/>
        </w:rPr>
        <w:t xml:space="preserve"> 5–22 (2020).</w:t>
      </w:r>
    </w:p>
    <w:p w14:paraId="5E9758EE"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lastRenderedPageBreak/>
        <w:t>13.</w:t>
      </w:r>
      <w:r w:rsidRPr="007F719A">
        <w:rPr>
          <w:rFonts w:ascii="Calibri" w:hAnsi="Calibri" w:cs="Calibri"/>
          <w:sz w:val="24"/>
        </w:rPr>
        <w:tab/>
        <w:t>Cooper, K. &amp; Stewart, K. Does Money Affect Children’s Outcomes? An update. 1–41 (2017). at &lt;https://sticerd.lse.ac.uk/CASE/_NEW/PUBLICATIONS/abstract/?index=5662&gt;</w:t>
      </w:r>
    </w:p>
    <w:p w14:paraId="6F3B91F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14.</w:t>
      </w:r>
      <w:r w:rsidRPr="007F719A">
        <w:rPr>
          <w:rFonts w:ascii="Calibri" w:hAnsi="Calibri" w:cs="Calibri"/>
          <w:sz w:val="24"/>
        </w:rPr>
        <w:tab/>
        <w:t>Cullinane, C. &amp; Montacute, R. COVID-19 and social mobility impact brief #1: school shutdown. (2020).</w:t>
      </w:r>
    </w:p>
    <w:p w14:paraId="5B5B2245"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15.</w:t>
      </w:r>
      <w:r w:rsidRPr="007F719A">
        <w:rPr>
          <w:rFonts w:ascii="Calibri" w:hAnsi="Calibri" w:cs="Calibri"/>
          <w:sz w:val="24"/>
        </w:rPr>
        <w:tab/>
        <w:t xml:space="preserve">Viner, R. M. </w:t>
      </w:r>
      <w:r w:rsidRPr="007F719A">
        <w:rPr>
          <w:rFonts w:ascii="Calibri" w:hAnsi="Calibri" w:cs="Calibri"/>
          <w:i/>
          <w:iCs/>
          <w:sz w:val="24"/>
        </w:rPr>
        <w:t>et al.</w:t>
      </w:r>
      <w:r w:rsidRPr="007F719A">
        <w:rPr>
          <w:rFonts w:ascii="Calibri" w:hAnsi="Calibri" w:cs="Calibri"/>
          <w:sz w:val="24"/>
        </w:rPr>
        <w:t xml:space="preserve"> School closure and management practices during coronavirus outbreaks including COVID-19: a rapid systematic review. </w:t>
      </w:r>
      <w:r w:rsidRPr="007F719A">
        <w:rPr>
          <w:rFonts w:ascii="Calibri" w:hAnsi="Calibri" w:cs="Calibri"/>
          <w:i/>
          <w:iCs/>
          <w:sz w:val="24"/>
        </w:rPr>
        <w:t>Lancet Child Adolesc. Health</w:t>
      </w:r>
      <w:r w:rsidRPr="007F719A">
        <w:rPr>
          <w:rFonts w:ascii="Calibri" w:hAnsi="Calibri" w:cs="Calibri"/>
          <w:sz w:val="24"/>
        </w:rPr>
        <w:t xml:space="preserve"> </w:t>
      </w:r>
      <w:r w:rsidRPr="007F719A">
        <w:rPr>
          <w:rFonts w:ascii="Calibri" w:hAnsi="Calibri" w:cs="Calibri"/>
          <w:b/>
          <w:bCs/>
          <w:sz w:val="24"/>
        </w:rPr>
        <w:t>4,</w:t>
      </w:r>
      <w:r w:rsidRPr="007F719A">
        <w:rPr>
          <w:rFonts w:ascii="Calibri" w:hAnsi="Calibri" w:cs="Calibri"/>
          <w:sz w:val="24"/>
        </w:rPr>
        <w:t xml:space="preserve"> 397–404 (2020).</w:t>
      </w:r>
    </w:p>
    <w:p w14:paraId="523E88C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16.</w:t>
      </w:r>
      <w:r w:rsidRPr="007F719A">
        <w:rPr>
          <w:rFonts w:ascii="Calibri" w:hAnsi="Calibri" w:cs="Calibri"/>
          <w:sz w:val="24"/>
        </w:rPr>
        <w:tab/>
        <w:t xml:space="preserve">Lee, J. Mental health effects of school closures during COVID-19. </w:t>
      </w:r>
      <w:r w:rsidRPr="007F719A">
        <w:rPr>
          <w:rFonts w:ascii="Calibri" w:hAnsi="Calibri" w:cs="Calibri"/>
          <w:i/>
          <w:iCs/>
          <w:sz w:val="24"/>
        </w:rPr>
        <w:t>Lancet Child Adolesc. Health</w:t>
      </w:r>
      <w:r w:rsidRPr="007F719A">
        <w:rPr>
          <w:rFonts w:ascii="Calibri" w:hAnsi="Calibri" w:cs="Calibri"/>
          <w:sz w:val="24"/>
        </w:rPr>
        <w:t xml:space="preserve"> </w:t>
      </w:r>
      <w:r w:rsidRPr="007F719A">
        <w:rPr>
          <w:rFonts w:ascii="Calibri" w:hAnsi="Calibri" w:cs="Calibri"/>
          <w:b/>
          <w:bCs/>
          <w:sz w:val="24"/>
        </w:rPr>
        <w:t>4,</w:t>
      </w:r>
      <w:r w:rsidRPr="007F719A">
        <w:rPr>
          <w:rFonts w:ascii="Calibri" w:hAnsi="Calibri" w:cs="Calibri"/>
          <w:sz w:val="24"/>
        </w:rPr>
        <w:t xml:space="preserve"> 421 (2020).</w:t>
      </w:r>
    </w:p>
    <w:p w14:paraId="44133B93"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17.</w:t>
      </w:r>
      <w:r w:rsidRPr="007F719A">
        <w:rPr>
          <w:rFonts w:ascii="Calibri" w:hAnsi="Calibri" w:cs="Calibri"/>
          <w:sz w:val="24"/>
        </w:rPr>
        <w:tab/>
        <w:t xml:space="preserve">Colvin, M. K., Reesman, J. &amp; Glen, T. The impact of COVID-19 related educational disruption on children and adolescents: An interim data summary and commentary on ten considerations for neuropsychological practice. </w:t>
      </w:r>
      <w:r w:rsidRPr="007F719A">
        <w:rPr>
          <w:rFonts w:ascii="Calibri" w:hAnsi="Calibri" w:cs="Calibri"/>
          <w:i/>
          <w:iCs/>
          <w:sz w:val="24"/>
        </w:rPr>
        <w:t>Clin. Neuropsychol.</w:t>
      </w:r>
      <w:r w:rsidRPr="007F719A">
        <w:rPr>
          <w:rFonts w:ascii="Calibri" w:hAnsi="Calibri" w:cs="Calibri"/>
          <w:sz w:val="24"/>
        </w:rPr>
        <w:t xml:space="preserve"> </w:t>
      </w:r>
      <w:r w:rsidRPr="007F719A">
        <w:rPr>
          <w:rFonts w:ascii="Calibri" w:hAnsi="Calibri" w:cs="Calibri"/>
          <w:b/>
          <w:bCs/>
          <w:sz w:val="24"/>
        </w:rPr>
        <w:t>36,</w:t>
      </w:r>
      <w:r w:rsidRPr="007F719A">
        <w:rPr>
          <w:rFonts w:ascii="Calibri" w:hAnsi="Calibri" w:cs="Calibri"/>
          <w:sz w:val="24"/>
        </w:rPr>
        <w:t xml:space="preserve"> 45–71 (2022).</w:t>
      </w:r>
    </w:p>
    <w:p w14:paraId="30E15018"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18.</w:t>
      </w:r>
      <w:r w:rsidRPr="007F719A">
        <w:rPr>
          <w:rFonts w:ascii="Calibri" w:hAnsi="Calibri" w:cs="Calibri"/>
          <w:sz w:val="24"/>
        </w:rPr>
        <w:tab/>
        <w:t xml:space="preserve">Ofcom. </w:t>
      </w:r>
      <w:r w:rsidRPr="007F719A">
        <w:rPr>
          <w:rFonts w:ascii="Calibri" w:hAnsi="Calibri" w:cs="Calibri"/>
          <w:i/>
          <w:iCs/>
          <w:sz w:val="24"/>
        </w:rPr>
        <w:t>Ofcom Children’s Media Lives: Life in Lockdown</w:t>
      </w:r>
      <w:r w:rsidRPr="007F719A">
        <w:rPr>
          <w:rFonts w:ascii="Calibri" w:hAnsi="Calibri" w:cs="Calibri"/>
          <w:sz w:val="24"/>
        </w:rPr>
        <w:t>. (Ofcom, 2020).</w:t>
      </w:r>
    </w:p>
    <w:p w14:paraId="4ECA6C7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19.</w:t>
      </w:r>
      <w:r w:rsidRPr="007F719A">
        <w:rPr>
          <w:rFonts w:ascii="Calibri" w:hAnsi="Calibri" w:cs="Calibri"/>
          <w:sz w:val="24"/>
        </w:rPr>
        <w:tab/>
        <w:t xml:space="preserve">Orben, A., Tomova, L. &amp; Blakemore, S.-J. The effects of social deprivation on adolescent development and mental health. </w:t>
      </w:r>
      <w:r w:rsidRPr="007F719A">
        <w:rPr>
          <w:rFonts w:ascii="Calibri" w:hAnsi="Calibri" w:cs="Calibri"/>
          <w:i/>
          <w:iCs/>
          <w:sz w:val="24"/>
        </w:rPr>
        <w:t>Lancet Child Adolesc. Health</w:t>
      </w:r>
      <w:r w:rsidRPr="007F719A">
        <w:rPr>
          <w:rFonts w:ascii="Calibri" w:hAnsi="Calibri" w:cs="Calibri"/>
          <w:sz w:val="24"/>
        </w:rPr>
        <w:t xml:space="preserve"> </w:t>
      </w:r>
      <w:r w:rsidRPr="007F719A">
        <w:rPr>
          <w:rFonts w:ascii="Calibri" w:hAnsi="Calibri" w:cs="Calibri"/>
          <w:b/>
          <w:bCs/>
          <w:sz w:val="24"/>
        </w:rPr>
        <w:t>4,</w:t>
      </w:r>
      <w:r w:rsidRPr="007F719A">
        <w:rPr>
          <w:rFonts w:ascii="Calibri" w:hAnsi="Calibri" w:cs="Calibri"/>
          <w:sz w:val="24"/>
        </w:rPr>
        <w:t xml:space="preserve"> 634–640 (2020).</w:t>
      </w:r>
    </w:p>
    <w:p w14:paraId="46AF7FC6"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20.</w:t>
      </w:r>
      <w:r w:rsidRPr="007F719A">
        <w:rPr>
          <w:rFonts w:ascii="Calibri" w:hAnsi="Calibri" w:cs="Calibri"/>
          <w:sz w:val="24"/>
        </w:rPr>
        <w:tab/>
        <w:t xml:space="preserve">Blakemore, S.-J. Adolescence and mental health. </w:t>
      </w:r>
      <w:r w:rsidRPr="007F719A">
        <w:rPr>
          <w:rFonts w:ascii="Calibri" w:hAnsi="Calibri" w:cs="Calibri"/>
          <w:i/>
          <w:iCs/>
          <w:sz w:val="24"/>
        </w:rPr>
        <w:t>Lancet</w:t>
      </w:r>
      <w:r w:rsidRPr="007F719A">
        <w:rPr>
          <w:rFonts w:ascii="Calibri" w:hAnsi="Calibri" w:cs="Calibri"/>
          <w:sz w:val="24"/>
        </w:rPr>
        <w:t xml:space="preserve"> </w:t>
      </w:r>
      <w:r w:rsidRPr="007F719A">
        <w:rPr>
          <w:rFonts w:ascii="Calibri" w:hAnsi="Calibri" w:cs="Calibri"/>
          <w:b/>
          <w:bCs/>
          <w:sz w:val="24"/>
        </w:rPr>
        <w:t>393,</w:t>
      </w:r>
      <w:r w:rsidRPr="007F719A">
        <w:rPr>
          <w:rFonts w:ascii="Calibri" w:hAnsi="Calibri" w:cs="Calibri"/>
          <w:sz w:val="24"/>
        </w:rPr>
        <w:t xml:space="preserve"> 2030–2031 (2019).</w:t>
      </w:r>
    </w:p>
    <w:p w14:paraId="55C59C68"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21.</w:t>
      </w:r>
      <w:r w:rsidRPr="007F719A">
        <w:rPr>
          <w:rFonts w:ascii="Calibri" w:hAnsi="Calibri" w:cs="Calibri"/>
          <w:sz w:val="24"/>
        </w:rPr>
        <w:tab/>
        <w:t xml:space="preserve">van Deursen, A. J. A. M. &amp; Helsper, E. J. in </w:t>
      </w:r>
      <w:r w:rsidRPr="007F719A">
        <w:rPr>
          <w:rFonts w:ascii="Calibri" w:hAnsi="Calibri" w:cs="Calibri"/>
          <w:i/>
          <w:iCs/>
          <w:sz w:val="24"/>
        </w:rPr>
        <w:t>Stud. Media Commun.</w:t>
      </w:r>
      <w:r w:rsidRPr="007F719A">
        <w:rPr>
          <w:rFonts w:ascii="Calibri" w:hAnsi="Calibri" w:cs="Calibri"/>
          <w:sz w:val="24"/>
        </w:rPr>
        <w:t xml:space="preserve"> (eds. Robinson, L., Cotten, S. R., Schulz, J., Hale, T. M. &amp; Williams, A.) </w:t>
      </w:r>
      <w:r w:rsidRPr="007F719A">
        <w:rPr>
          <w:rFonts w:ascii="Calibri" w:hAnsi="Calibri" w:cs="Calibri"/>
          <w:b/>
          <w:bCs/>
          <w:sz w:val="24"/>
        </w:rPr>
        <w:t>10,</w:t>
      </w:r>
      <w:r w:rsidRPr="007F719A">
        <w:rPr>
          <w:rFonts w:ascii="Calibri" w:hAnsi="Calibri" w:cs="Calibri"/>
          <w:sz w:val="24"/>
        </w:rPr>
        <w:t xml:space="preserve"> 29–52 (Emerald Group Publishing Limited, 2015).</w:t>
      </w:r>
    </w:p>
    <w:p w14:paraId="190E149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22.</w:t>
      </w:r>
      <w:r w:rsidRPr="007F719A">
        <w:rPr>
          <w:rFonts w:ascii="Calibri" w:hAnsi="Calibri" w:cs="Calibri"/>
          <w:sz w:val="24"/>
        </w:rPr>
        <w:tab/>
        <w:t xml:space="preserve">Helsper, E. The Digital Disconnect : The Social Causes and Consequences of Digital Inequalities. </w:t>
      </w:r>
      <w:r w:rsidRPr="007F719A">
        <w:rPr>
          <w:rFonts w:ascii="Calibri" w:hAnsi="Calibri" w:cs="Calibri"/>
          <w:i/>
          <w:iCs/>
          <w:sz w:val="24"/>
        </w:rPr>
        <w:t>Digit. Disconnect</w:t>
      </w:r>
      <w:r w:rsidRPr="007F719A">
        <w:rPr>
          <w:rFonts w:ascii="Calibri" w:hAnsi="Calibri" w:cs="Calibri"/>
          <w:sz w:val="24"/>
        </w:rPr>
        <w:t xml:space="preserve"> 1–232 (2021).</w:t>
      </w:r>
    </w:p>
    <w:p w14:paraId="4C384097"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23.</w:t>
      </w:r>
      <w:r w:rsidRPr="007F719A">
        <w:rPr>
          <w:rFonts w:ascii="Calibri" w:hAnsi="Calibri" w:cs="Calibri"/>
          <w:sz w:val="24"/>
        </w:rPr>
        <w:tab/>
        <w:t>NHS Digital. What we mean by digital inclusion. (2021). at &lt;https://digital.nhs.uk/about-nhs-digital/our-work/digital-inclusion/what-digital-inclusion-is&gt;</w:t>
      </w:r>
    </w:p>
    <w:p w14:paraId="2512BDFE"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lastRenderedPageBreak/>
        <w:t>24.</w:t>
      </w:r>
      <w:r w:rsidRPr="007F719A">
        <w:rPr>
          <w:rFonts w:ascii="Calibri" w:hAnsi="Calibri" w:cs="Calibri"/>
          <w:sz w:val="24"/>
        </w:rPr>
        <w:tab/>
        <w:t xml:space="preserve">Ofsted. ICT in schools: 2008 to 2011. </w:t>
      </w:r>
      <w:r w:rsidRPr="007F719A">
        <w:rPr>
          <w:rFonts w:ascii="Calibri" w:hAnsi="Calibri" w:cs="Calibri"/>
          <w:i/>
          <w:iCs/>
          <w:sz w:val="24"/>
        </w:rPr>
        <w:t>GOV.UK</w:t>
      </w:r>
      <w:r w:rsidRPr="007F719A">
        <w:rPr>
          <w:rFonts w:ascii="Calibri" w:hAnsi="Calibri" w:cs="Calibri"/>
          <w:sz w:val="24"/>
        </w:rPr>
        <w:t xml:space="preserve"> (2011). at &lt;https://www.gov.uk/government/publications/ict-in-schools-2008-to-2011&gt;</w:t>
      </w:r>
    </w:p>
    <w:p w14:paraId="5B0F8AA5"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25.</w:t>
      </w:r>
      <w:r w:rsidRPr="007F719A">
        <w:rPr>
          <w:rFonts w:ascii="Calibri" w:hAnsi="Calibri" w:cs="Calibri"/>
          <w:sz w:val="24"/>
        </w:rPr>
        <w:tab/>
        <w:t xml:space="preserve">Anderson, M. &amp; Jiang, J. 1. Teens and their experiences on social media. </w:t>
      </w:r>
      <w:r w:rsidRPr="007F719A">
        <w:rPr>
          <w:rFonts w:ascii="Calibri" w:hAnsi="Calibri" w:cs="Calibri"/>
          <w:i/>
          <w:iCs/>
          <w:sz w:val="24"/>
        </w:rPr>
        <w:t>Pew Res. Cent. Internet Sci. Tech</w:t>
      </w:r>
      <w:r w:rsidRPr="007F719A">
        <w:rPr>
          <w:rFonts w:ascii="Calibri" w:hAnsi="Calibri" w:cs="Calibri"/>
          <w:sz w:val="24"/>
        </w:rPr>
        <w:t xml:space="preserve"> (2018). at &lt;https://www.pewresearch.org/internet/2018/11/28/teens-and-their-experiences-on-social-media/&gt;</w:t>
      </w:r>
    </w:p>
    <w:p w14:paraId="7E46BFD1"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26.</w:t>
      </w:r>
      <w:r w:rsidRPr="007F719A">
        <w:rPr>
          <w:rFonts w:ascii="Calibri" w:hAnsi="Calibri" w:cs="Calibri"/>
          <w:sz w:val="24"/>
        </w:rPr>
        <w:tab/>
        <w:t xml:space="preserve">Ford, T., John, A. &amp; Gunnell, D. Mental health of children and young people during pandemic. </w:t>
      </w:r>
      <w:r w:rsidRPr="007F719A">
        <w:rPr>
          <w:rFonts w:ascii="Calibri" w:hAnsi="Calibri" w:cs="Calibri"/>
          <w:i/>
          <w:iCs/>
          <w:sz w:val="24"/>
        </w:rPr>
        <w:t>BMJ</w:t>
      </w:r>
      <w:r w:rsidRPr="007F719A">
        <w:rPr>
          <w:rFonts w:ascii="Calibri" w:hAnsi="Calibri" w:cs="Calibri"/>
          <w:sz w:val="24"/>
        </w:rPr>
        <w:t xml:space="preserve"> n614 (2021). doi:10.1136/bmj.n614</w:t>
      </w:r>
    </w:p>
    <w:p w14:paraId="7B39B9F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27.</w:t>
      </w:r>
      <w:r w:rsidRPr="007F719A">
        <w:rPr>
          <w:rFonts w:ascii="Calibri" w:hAnsi="Calibri" w:cs="Calibri"/>
          <w:sz w:val="24"/>
        </w:rPr>
        <w:tab/>
        <w:t xml:space="preserve">Newlove-Delgado, T. </w:t>
      </w:r>
      <w:r w:rsidRPr="007F719A">
        <w:rPr>
          <w:rFonts w:ascii="Calibri" w:hAnsi="Calibri" w:cs="Calibri"/>
          <w:i/>
          <w:iCs/>
          <w:sz w:val="24"/>
        </w:rPr>
        <w:t>et al.</w:t>
      </w:r>
      <w:r w:rsidRPr="007F719A">
        <w:rPr>
          <w:rFonts w:ascii="Calibri" w:hAnsi="Calibri" w:cs="Calibri"/>
          <w:sz w:val="24"/>
        </w:rPr>
        <w:t xml:space="preserve"> Child mental health in England before and during the COVID-19 lockdown. </w:t>
      </w:r>
      <w:r w:rsidRPr="007F719A">
        <w:rPr>
          <w:rFonts w:ascii="Calibri" w:hAnsi="Calibri" w:cs="Calibri"/>
          <w:i/>
          <w:iCs/>
          <w:sz w:val="24"/>
        </w:rPr>
        <w:t>Lancet Psychiatry</w:t>
      </w:r>
      <w:r w:rsidRPr="007F719A">
        <w:rPr>
          <w:rFonts w:ascii="Calibri" w:hAnsi="Calibri" w:cs="Calibri"/>
          <w:sz w:val="24"/>
        </w:rPr>
        <w:t xml:space="preserve"> </w:t>
      </w:r>
      <w:r w:rsidRPr="007F719A">
        <w:rPr>
          <w:rFonts w:ascii="Calibri" w:hAnsi="Calibri" w:cs="Calibri"/>
          <w:b/>
          <w:bCs/>
          <w:sz w:val="24"/>
        </w:rPr>
        <w:t>8,</w:t>
      </w:r>
      <w:r w:rsidRPr="007F719A">
        <w:rPr>
          <w:rFonts w:ascii="Calibri" w:hAnsi="Calibri" w:cs="Calibri"/>
          <w:sz w:val="24"/>
        </w:rPr>
        <w:t xml:space="preserve"> 353–354 (2021).</w:t>
      </w:r>
    </w:p>
    <w:p w14:paraId="70A15C40"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28.</w:t>
      </w:r>
      <w:r w:rsidRPr="007F719A">
        <w:rPr>
          <w:rFonts w:ascii="Calibri" w:hAnsi="Calibri" w:cs="Calibri"/>
          <w:sz w:val="24"/>
        </w:rPr>
        <w:tab/>
        <w:t xml:space="preserve">University of Essex, Institute of Social and Economic Research. </w:t>
      </w:r>
      <w:r w:rsidRPr="007F719A">
        <w:rPr>
          <w:rFonts w:ascii="Calibri" w:hAnsi="Calibri" w:cs="Calibri"/>
          <w:i/>
          <w:iCs/>
          <w:sz w:val="24"/>
        </w:rPr>
        <w:t>Understanding Society COVID-19: User Guide</w:t>
      </w:r>
      <w:r w:rsidRPr="007F719A">
        <w:rPr>
          <w:rFonts w:ascii="Calibri" w:hAnsi="Calibri" w:cs="Calibri"/>
          <w:sz w:val="24"/>
        </w:rPr>
        <w:t>. (2021). at &lt;https://www.understandingsociety.ac.uk/sites/default/files/downloads/documentation/covid-19/user-guides/covid-19-user-guide.pdf&gt;</w:t>
      </w:r>
    </w:p>
    <w:p w14:paraId="795D03C0"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29.</w:t>
      </w:r>
      <w:r w:rsidRPr="007F719A">
        <w:rPr>
          <w:rFonts w:ascii="Calibri" w:hAnsi="Calibri" w:cs="Calibri"/>
          <w:sz w:val="24"/>
        </w:rPr>
        <w:tab/>
        <w:t>Goodman, R. Scoring the Strengths &amp; Difficulties Questionnaire for age 4-17 or 18+. (2014). at &lt;https://www.sdqinfo.org/py/sdqinfo/b3.py?language=Englishqz(UK)&gt;</w:t>
      </w:r>
    </w:p>
    <w:p w14:paraId="0065CA60"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30.</w:t>
      </w:r>
      <w:r w:rsidRPr="007F719A">
        <w:rPr>
          <w:rFonts w:ascii="Calibri" w:hAnsi="Calibri" w:cs="Calibri"/>
          <w:sz w:val="24"/>
        </w:rPr>
        <w:tab/>
        <w:t xml:space="preserve">Raw, J. A. L. </w:t>
      </w:r>
      <w:r w:rsidRPr="007F719A">
        <w:rPr>
          <w:rFonts w:ascii="Calibri" w:hAnsi="Calibri" w:cs="Calibri"/>
          <w:i/>
          <w:iCs/>
          <w:sz w:val="24"/>
        </w:rPr>
        <w:t>et al.</w:t>
      </w:r>
      <w:r w:rsidRPr="007F719A">
        <w:rPr>
          <w:rFonts w:ascii="Calibri" w:hAnsi="Calibri" w:cs="Calibri"/>
          <w:sz w:val="24"/>
        </w:rPr>
        <w:t xml:space="preserve"> Examining changes in parent-reported child and adolescent mental health throughout the UK’s first COVID-19 national lockdown. </w:t>
      </w:r>
      <w:r w:rsidRPr="007F719A">
        <w:rPr>
          <w:rFonts w:ascii="Calibri" w:hAnsi="Calibri" w:cs="Calibri"/>
          <w:i/>
          <w:iCs/>
          <w:sz w:val="24"/>
        </w:rPr>
        <w:t>J. Child Psychol. Psychiatry</w:t>
      </w:r>
      <w:r w:rsidRPr="007F719A">
        <w:rPr>
          <w:rFonts w:ascii="Calibri" w:hAnsi="Calibri" w:cs="Calibri"/>
          <w:sz w:val="24"/>
        </w:rPr>
        <w:t xml:space="preserve"> (2021). doi:10.1111/jcpp.13490</w:t>
      </w:r>
    </w:p>
    <w:p w14:paraId="5C116E75"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31.</w:t>
      </w:r>
      <w:r w:rsidRPr="007F719A">
        <w:rPr>
          <w:rFonts w:ascii="Calibri" w:hAnsi="Calibri" w:cs="Calibri"/>
          <w:sz w:val="24"/>
        </w:rPr>
        <w:tab/>
        <w:t xml:space="preserve">Newlove-Delgado, T. </w:t>
      </w:r>
      <w:r w:rsidRPr="007F719A">
        <w:rPr>
          <w:rFonts w:ascii="Calibri" w:hAnsi="Calibri" w:cs="Calibri"/>
          <w:i/>
          <w:iCs/>
          <w:sz w:val="24"/>
        </w:rPr>
        <w:t>et al.</w:t>
      </w:r>
      <w:r w:rsidRPr="007F719A">
        <w:rPr>
          <w:rFonts w:ascii="Calibri" w:hAnsi="Calibri" w:cs="Calibri"/>
          <w:sz w:val="24"/>
        </w:rPr>
        <w:t xml:space="preserve"> Child mental health in England before and during the COVID-19 lockdown. </w:t>
      </w:r>
      <w:r w:rsidRPr="007F719A">
        <w:rPr>
          <w:rFonts w:ascii="Calibri" w:hAnsi="Calibri" w:cs="Calibri"/>
          <w:i/>
          <w:iCs/>
          <w:sz w:val="24"/>
        </w:rPr>
        <w:t>Lancet Psychiatry</w:t>
      </w:r>
      <w:r w:rsidRPr="007F719A">
        <w:rPr>
          <w:rFonts w:ascii="Calibri" w:hAnsi="Calibri" w:cs="Calibri"/>
          <w:sz w:val="24"/>
        </w:rPr>
        <w:t xml:space="preserve"> </w:t>
      </w:r>
      <w:r w:rsidRPr="007F719A">
        <w:rPr>
          <w:rFonts w:ascii="Calibri" w:hAnsi="Calibri" w:cs="Calibri"/>
          <w:b/>
          <w:bCs/>
          <w:sz w:val="24"/>
        </w:rPr>
        <w:t>8,</w:t>
      </w:r>
      <w:r w:rsidRPr="007F719A">
        <w:rPr>
          <w:rFonts w:ascii="Calibri" w:hAnsi="Calibri" w:cs="Calibri"/>
          <w:sz w:val="24"/>
        </w:rPr>
        <w:t xml:space="preserve"> 353–354 (2021).</w:t>
      </w:r>
    </w:p>
    <w:p w14:paraId="23C77771"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32.</w:t>
      </w:r>
      <w:r w:rsidRPr="007F719A">
        <w:rPr>
          <w:rFonts w:ascii="Calibri" w:hAnsi="Calibri" w:cs="Calibri"/>
          <w:sz w:val="24"/>
        </w:rPr>
        <w:tab/>
        <w:t xml:space="preserve">Newlove-Delgado, T. </w:t>
      </w:r>
      <w:r w:rsidRPr="007F719A">
        <w:rPr>
          <w:rFonts w:ascii="Calibri" w:hAnsi="Calibri" w:cs="Calibri"/>
          <w:i/>
          <w:iCs/>
          <w:sz w:val="24"/>
        </w:rPr>
        <w:t>et al.</w:t>
      </w:r>
      <w:r w:rsidRPr="007F719A">
        <w:rPr>
          <w:rFonts w:ascii="Calibri" w:hAnsi="Calibri" w:cs="Calibri"/>
          <w:sz w:val="24"/>
        </w:rPr>
        <w:t xml:space="preserve"> Mental Health of Children and Young People in England 2021 - wave 2 follow up to the 2017 survey. </w:t>
      </w:r>
      <w:r w:rsidRPr="007F719A">
        <w:rPr>
          <w:rFonts w:ascii="Calibri" w:hAnsi="Calibri" w:cs="Calibri"/>
          <w:i/>
          <w:iCs/>
          <w:sz w:val="24"/>
        </w:rPr>
        <w:t>NHS Digit.</w:t>
      </w:r>
      <w:r w:rsidRPr="007F719A">
        <w:rPr>
          <w:rFonts w:ascii="Calibri" w:hAnsi="Calibri" w:cs="Calibri"/>
          <w:sz w:val="24"/>
        </w:rPr>
        <w:t xml:space="preserve"> (2021). at &lt;https://digital.nhs.uk/data-</w:t>
      </w:r>
      <w:r w:rsidRPr="007F719A">
        <w:rPr>
          <w:rFonts w:ascii="Calibri" w:hAnsi="Calibri" w:cs="Calibri"/>
          <w:sz w:val="24"/>
        </w:rPr>
        <w:lastRenderedPageBreak/>
        <w:t>and-information/publications/statistical/mental-health-of-children-and-young-people-in-england/2021-follow-up-to-the-2017-survey&gt;</w:t>
      </w:r>
    </w:p>
    <w:p w14:paraId="363DF25C"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33.</w:t>
      </w:r>
      <w:r w:rsidRPr="007F719A">
        <w:rPr>
          <w:rFonts w:ascii="Calibri" w:hAnsi="Calibri" w:cs="Calibri"/>
          <w:sz w:val="24"/>
        </w:rPr>
        <w:tab/>
        <w:t xml:space="preserve">Livingstone, S. &amp; Helsper, E. Gradations in digital inclusion: children, young people and the digital divide. </w:t>
      </w:r>
      <w:r w:rsidRPr="007F719A">
        <w:rPr>
          <w:rFonts w:ascii="Calibri" w:hAnsi="Calibri" w:cs="Calibri"/>
          <w:i/>
          <w:iCs/>
          <w:sz w:val="24"/>
        </w:rPr>
        <w:t>New Media Soc.</w:t>
      </w:r>
      <w:r w:rsidRPr="007F719A">
        <w:rPr>
          <w:rFonts w:ascii="Calibri" w:hAnsi="Calibri" w:cs="Calibri"/>
          <w:sz w:val="24"/>
        </w:rPr>
        <w:t xml:space="preserve"> </w:t>
      </w:r>
      <w:r w:rsidRPr="007F719A">
        <w:rPr>
          <w:rFonts w:ascii="Calibri" w:hAnsi="Calibri" w:cs="Calibri"/>
          <w:b/>
          <w:bCs/>
          <w:sz w:val="24"/>
        </w:rPr>
        <w:t>9,</w:t>
      </w:r>
      <w:r w:rsidRPr="007F719A">
        <w:rPr>
          <w:rFonts w:ascii="Calibri" w:hAnsi="Calibri" w:cs="Calibri"/>
          <w:sz w:val="24"/>
        </w:rPr>
        <w:t xml:space="preserve"> 671–696 (2007).</w:t>
      </w:r>
    </w:p>
    <w:p w14:paraId="018771C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34.</w:t>
      </w:r>
      <w:r w:rsidRPr="007F719A">
        <w:rPr>
          <w:rFonts w:ascii="Calibri" w:hAnsi="Calibri" w:cs="Calibri"/>
          <w:sz w:val="24"/>
        </w:rPr>
        <w:tab/>
        <w:t xml:space="preserve">Watts, G. COVID-19 and the digital divide in the UK. </w:t>
      </w:r>
      <w:r w:rsidRPr="007F719A">
        <w:rPr>
          <w:rFonts w:ascii="Calibri" w:hAnsi="Calibri" w:cs="Calibri"/>
          <w:i/>
          <w:iCs/>
          <w:sz w:val="24"/>
        </w:rPr>
        <w:t>Lancet Digit. Health</w:t>
      </w:r>
      <w:r w:rsidRPr="007F719A">
        <w:rPr>
          <w:rFonts w:ascii="Calibri" w:hAnsi="Calibri" w:cs="Calibri"/>
          <w:sz w:val="24"/>
        </w:rPr>
        <w:t xml:space="preserve"> </w:t>
      </w:r>
      <w:r w:rsidRPr="007F719A">
        <w:rPr>
          <w:rFonts w:ascii="Calibri" w:hAnsi="Calibri" w:cs="Calibri"/>
          <w:b/>
          <w:bCs/>
          <w:sz w:val="24"/>
        </w:rPr>
        <w:t>2,</w:t>
      </w:r>
      <w:r w:rsidRPr="007F719A">
        <w:rPr>
          <w:rFonts w:ascii="Calibri" w:hAnsi="Calibri" w:cs="Calibri"/>
          <w:sz w:val="24"/>
        </w:rPr>
        <w:t xml:space="preserve"> e395–e396 (2020).</w:t>
      </w:r>
    </w:p>
    <w:p w14:paraId="44242479"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35.</w:t>
      </w:r>
      <w:r w:rsidRPr="007F719A">
        <w:rPr>
          <w:rFonts w:ascii="Calibri" w:hAnsi="Calibri" w:cs="Calibri"/>
          <w:sz w:val="24"/>
        </w:rPr>
        <w:tab/>
        <w:t xml:space="preserve">Livingstone, S. &amp; Blum-Ross, A. </w:t>
      </w:r>
      <w:r w:rsidRPr="007F719A">
        <w:rPr>
          <w:rFonts w:ascii="Calibri" w:hAnsi="Calibri" w:cs="Calibri"/>
          <w:i/>
          <w:iCs/>
          <w:sz w:val="24"/>
        </w:rPr>
        <w:t>Parenting for a Digital Future: How Hopes and Fears about Technology Shape Children’s Lives</w:t>
      </w:r>
      <w:r w:rsidRPr="007F719A">
        <w:rPr>
          <w:rFonts w:ascii="Calibri" w:hAnsi="Calibri" w:cs="Calibri"/>
          <w:sz w:val="24"/>
        </w:rPr>
        <w:t>. (Oxford University Press, 2020).</w:t>
      </w:r>
    </w:p>
    <w:p w14:paraId="39981F9C"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36.</w:t>
      </w:r>
      <w:r w:rsidRPr="007F719A">
        <w:rPr>
          <w:rFonts w:ascii="Calibri" w:hAnsi="Calibri" w:cs="Calibri"/>
          <w:sz w:val="24"/>
        </w:rPr>
        <w:tab/>
        <w:t xml:space="preserve">Robotham, D., Satkunanathan, S., Doughty, L. &amp; Wykes, T. Do We Still Have a Digital Divide in Mental Health? A Five-Year Survey Follow-up. </w:t>
      </w:r>
      <w:r w:rsidRPr="007F719A">
        <w:rPr>
          <w:rFonts w:ascii="Calibri" w:hAnsi="Calibri" w:cs="Calibri"/>
          <w:i/>
          <w:iCs/>
          <w:sz w:val="24"/>
        </w:rPr>
        <w:t>J Med Internet Res</w:t>
      </w:r>
      <w:r w:rsidRPr="007F719A">
        <w:rPr>
          <w:rFonts w:ascii="Calibri" w:hAnsi="Calibri" w:cs="Calibri"/>
          <w:sz w:val="24"/>
        </w:rPr>
        <w:t xml:space="preserve"> </w:t>
      </w:r>
      <w:r w:rsidRPr="007F719A">
        <w:rPr>
          <w:rFonts w:ascii="Calibri" w:hAnsi="Calibri" w:cs="Calibri"/>
          <w:b/>
          <w:bCs/>
          <w:sz w:val="24"/>
        </w:rPr>
        <w:t>18,</w:t>
      </w:r>
      <w:r w:rsidRPr="007F719A">
        <w:rPr>
          <w:rFonts w:ascii="Calibri" w:hAnsi="Calibri" w:cs="Calibri"/>
          <w:sz w:val="24"/>
        </w:rPr>
        <w:t xml:space="preserve"> e309 (2016).</w:t>
      </w:r>
    </w:p>
    <w:p w14:paraId="1C0166F6"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37.</w:t>
      </w:r>
      <w:r w:rsidRPr="007F719A">
        <w:rPr>
          <w:rFonts w:ascii="Calibri" w:hAnsi="Calibri" w:cs="Calibri"/>
          <w:sz w:val="24"/>
        </w:rPr>
        <w:tab/>
        <w:t xml:space="preserve">Orben, A. The Sisyphean Cycle of Technology Panics. </w:t>
      </w:r>
      <w:r w:rsidRPr="007F719A">
        <w:rPr>
          <w:rFonts w:ascii="Calibri" w:hAnsi="Calibri" w:cs="Calibri"/>
          <w:i/>
          <w:iCs/>
          <w:sz w:val="24"/>
        </w:rPr>
        <w:t>Perspect. Psychol. Sci.</w:t>
      </w:r>
      <w:r w:rsidRPr="007F719A">
        <w:rPr>
          <w:rFonts w:ascii="Calibri" w:hAnsi="Calibri" w:cs="Calibri"/>
          <w:sz w:val="24"/>
        </w:rPr>
        <w:t xml:space="preserve"> </w:t>
      </w:r>
      <w:r w:rsidRPr="007F719A">
        <w:rPr>
          <w:rFonts w:ascii="Calibri" w:hAnsi="Calibri" w:cs="Calibri"/>
          <w:b/>
          <w:bCs/>
          <w:sz w:val="24"/>
        </w:rPr>
        <w:t>15,</w:t>
      </w:r>
      <w:r w:rsidRPr="007F719A">
        <w:rPr>
          <w:rFonts w:ascii="Calibri" w:hAnsi="Calibri" w:cs="Calibri"/>
          <w:sz w:val="24"/>
        </w:rPr>
        <w:t xml:space="preserve"> 1143–1157 (2020).</w:t>
      </w:r>
    </w:p>
    <w:p w14:paraId="7CD7A32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38.</w:t>
      </w:r>
      <w:r w:rsidRPr="007F719A">
        <w:rPr>
          <w:rFonts w:ascii="Calibri" w:hAnsi="Calibri" w:cs="Calibri"/>
          <w:sz w:val="24"/>
        </w:rPr>
        <w:tab/>
        <w:t>University Of Essex, Institute For Social &amp; Economic Research. Understanding Society: Waves 1-10, 2009-2019 and Harmonised BHPS: Waves 1-18, 1991-2009. (2021). doi:10.5255/UKDA-SN-6614-14</w:t>
      </w:r>
    </w:p>
    <w:p w14:paraId="779C4EA3"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39.</w:t>
      </w:r>
      <w:r w:rsidRPr="007F719A">
        <w:rPr>
          <w:rFonts w:ascii="Calibri" w:hAnsi="Calibri" w:cs="Calibri"/>
          <w:sz w:val="24"/>
        </w:rPr>
        <w:tab/>
        <w:t>University Of Essex, Institute For Social &amp; Economic Research. Understanding Society: COVID-19 Study, 2020-2021. (2021). doi:10.5255/UKDA-SN-8644-10</w:t>
      </w:r>
    </w:p>
    <w:p w14:paraId="4281BA20"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40.</w:t>
      </w:r>
      <w:r w:rsidRPr="007F719A">
        <w:rPr>
          <w:rFonts w:ascii="Calibri" w:hAnsi="Calibri" w:cs="Calibri"/>
          <w:sz w:val="24"/>
        </w:rPr>
        <w:tab/>
        <w:t xml:space="preserve">Goodman, R., Meltzer, H. &amp; Bailey, V. The strengths and difficulties questionnaire: A pilot study on the validity of the self-report version. </w:t>
      </w:r>
      <w:r w:rsidRPr="007F719A">
        <w:rPr>
          <w:rFonts w:ascii="Calibri" w:hAnsi="Calibri" w:cs="Calibri"/>
          <w:i/>
          <w:iCs/>
          <w:sz w:val="24"/>
        </w:rPr>
        <w:t>Eur. Child Adolesc. Psychiatry</w:t>
      </w:r>
      <w:r w:rsidRPr="007F719A">
        <w:rPr>
          <w:rFonts w:ascii="Calibri" w:hAnsi="Calibri" w:cs="Calibri"/>
          <w:sz w:val="24"/>
        </w:rPr>
        <w:t xml:space="preserve"> </w:t>
      </w:r>
      <w:r w:rsidRPr="007F719A">
        <w:rPr>
          <w:rFonts w:ascii="Calibri" w:hAnsi="Calibri" w:cs="Calibri"/>
          <w:b/>
          <w:bCs/>
          <w:sz w:val="24"/>
        </w:rPr>
        <w:t>7,</w:t>
      </w:r>
      <w:r w:rsidRPr="007F719A">
        <w:rPr>
          <w:rFonts w:ascii="Calibri" w:hAnsi="Calibri" w:cs="Calibri"/>
          <w:sz w:val="24"/>
        </w:rPr>
        <w:t xml:space="preserve"> 125–130 (1998).</w:t>
      </w:r>
    </w:p>
    <w:p w14:paraId="05CE41A8"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41.</w:t>
      </w:r>
      <w:r w:rsidRPr="007F719A">
        <w:rPr>
          <w:rFonts w:ascii="Calibri" w:hAnsi="Calibri" w:cs="Calibri"/>
          <w:sz w:val="24"/>
        </w:rPr>
        <w:tab/>
        <w:t xml:space="preserve">Rosseel, Y. lavaan: An R Package for Structural Equation Modeling. </w:t>
      </w:r>
      <w:r w:rsidRPr="007F719A">
        <w:rPr>
          <w:rFonts w:ascii="Calibri" w:hAnsi="Calibri" w:cs="Calibri"/>
          <w:i/>
          <w:iCs/>
          <w:sz w:val="24"/>
        </w:rPr>
        <w:t>J. Stat. Softw.</w:t>
      </w:r>
      <w:r w:rsidRPr="007F719A">
        <w:rPr>
          <w:rFonts w:ascii="Calibri" w:hAnsi="Calibri" w:cs="Calibri"/>
          <w:sz w:val="24"/>
        </w:rPr>
        <w:t xml:space="preserve"> </w:t>
      </w:r>
      <w:r w:rsidRPr="007F719A">
        <w:rPr>
          <w:rFonts w:ascii="Calibri" w:hAnsi="Calibri" w:cs="Calibri"/>
          <w:b/>
          <w:bCs/>
          <w:sz w:val="24"/>
        </w:rPr>
        <w:t>48,</w:t>
      </w:r>
      <w:r w:rsidRPr="007F719A">
        <w:rPr>
          <w:rFonts w:ascii="Calibri" w:hAnsi="Calibri" w:cs="Calibri"/>
          <w:sz w:val="24"/>
        </w:rPr>
        <w:t xml:space="preserve"> 1–36 (2012).</w:t>
      </w:r>
    </w:p>
    <w:p w14:paraId="54B99050"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lastRenderedPageBreak/>
        <w:t>42.</w:t>
      </w:r>
      <w:r w:rsidRPr="007F719A">
        <w:rPr>
          <w:rFonts w:ascii="Calibri" w:hAnsi="Calibri" w:cs="Calibri"/>
          <w:sz w:val="24"/>
        </w:rPr>
        <w:tab/>
        <w:t xml:space="preserve">Lumley, T. </w:t>
      </w:r>
      <w:r w:rsidRPr="007F719A">
        <w:rPr>
          <w:rFonts w:ascii="Calibri" w:hAnsi="Calibri" w:cs="Calibri"/>
          <w:i/>
          <w:iCs/>
          <w:sz w:val="24"/>
        </w:rPr>
        <w:t>survey: Analysis of Complex Survey Samples</w:t>
      </w:r>
      <w:r w:rsidRPr="007F719A">
        <w:rPr>
          <w:rFonts w:ascii="Calibri" w:hAnsi="Calibri" w:cs="Calibri"/>
          <w:sz w:val="24"/>
        </w:rPr>
        <w:t>. (2021). at &lt;https://CRAN.R-project.org/package=survey&gt;</w:t>
      </w:r>
    </w:p>
    <w:p w14:paraId="6DE2356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43.</w:t>
      </w:r>
      <w:r w:rsidRPr="007F719A">
        <w:rPr>
          <w:rFonts w:ascii="Calibri" w:hAnsi="Calibri" w:cs="Calibri"/>
          <w:sz w:val="24"/>
        </w:rPr>
        <w:tab/>
        <w:t xml:space="preserve">Oberski, D. lavaan.survey: An R Package for Complex Survey Analysis of Structural Equation Models. </w:t>
      </w:r>
      <w:r w:rsidRPr="007F719A">
        <w:rPr>
          <w:rFonts w:ascii="Calibri" w:hAnsi="Calibri" w:cs="Calibri"/>
          <w:i/>
          <w:iCs/>
          <w:sz w:val="24"/>
        </w:rPr>
        <w:t>J. Stat. Softw.</w:t>
      </w:r>
      <w:r w:rsidRPr="007F719A">
        <w:rPr>
          <w:rFonts w:ascii="Calibri" w:hAnsi="Calibri" w:cs="Calibri"/>
          <w:sz w:val="24"/>
        </w:rPr>
        <w:t xml:space="preserve"> </w:t>
      </w:r>
      <w:r w:rsidRPr="007F719A">
        <w:rPr>
          <w:rFonts w:ascii="Calibri" w:hAnsi="Calibri" w:cs="Calibri"/>
          <w:b/>
          <w:bCs/>
          <w:sz w:val="24"/>
        </w:rPr>
        <w:t>57,</w:t>
      </w:r>
      <w:r w:rsidRPr="007F719A">
        <w:rPr>
          <w:rFonts w:ascii="Calibri" w:hAnsi="Calibri" w:cs="Calibri"/>
          <w:sz w:val="24"/>
        </w:rPr>
        <w:t xml:space="preserve"> 1–27 (2014).</w:t>
      </w:r>
    </w:p>
    <w:p w14:paraId="1A28E481"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44.</w:t>
      </w:r>
      <w:r w:rsidRPr="007F719A">
        <w:rPr>
          <w:rFonts w:ascii="Calibri" w:hAnsi="Calibri" w:cs="Calibri"/>
          <w:sz w:val="24"/>
        </w:rPr>
        <w:tab/>
        <w:t xml:space="preserve">McArdle, J. J. Latent Variable Modeling of Differences and Changes with Longitudinal Data. </w:t>
      </w:r>
      <w:r w:rsidRPr="007F719A">
        <w:rPr>
          <w:rFonts w:ascii="Calibri" w:hAnsi="Calibri" w:cs="Calibri"/>
          <w:i/>
          <w:iCs/>
          <w:sz w:val="24"/>
        </w:rPr>
        <w:t>Annu. Rev. Psychol.</w:t>
      </w:r>
      <w:r w:rsidRPr="007F719A">
        <w:rPr>
          <w:rFonts w:ascii="Calibri" w:hAnsi="Calibri" w:cs="Calibri"/>
          <w:sz w:val="24"/>
        </w:rPr>
        <w:t xml:space="preserve"> </w:t>
      </w:r>
      <w:r w:rsidRPr="007F719A">
        <w:rPr>
          <w:rFonts w:ascii="Calibri" w:hAnsi="Calibri" w:cs="Calibri"/>
          <w:b/>
          <w:bCs/>
          <w:sz w:val="24"/>
        </w:rPr>
        <w:t>60,</w:t>
      </w:r>
      <w:r w:rsidRPr="007F719A">
        <w:rPr>
          <w:rFonts w:ascii="Calibri" w:hAnsi="Calibri" w:cs="Calibri"/>
          <w:sz w:val="24"/>
        </w:rPr>
        <w:t xml:space="preserve"> 577–605 (2009).</w:t>
      </w:r>
    </w:p>
    <w:p w14:paraId="2DD2E209"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45.</w:t>
      </w:r>
      <w:r w:rsidRPr="007F719A">
        <w:rPr>
          <w:rFonts w:ascii="Calibri" w:hAnsi="Calibri" w:cs="Calibri"/>
          <w:sz w:val="24"/>
        </w:rPr>
        <w:tab/>
        <w:t xml:space="preserve">Enders, C. K. The Performance of the Full Information Maximum Likelihood Estimator in Multiple Regression Models with Missing Data. </w:t>
      </w:r>
      <w:r w:rsidRPr="007F719A">
        <w:rPr>
          <w:rFonts w:ascii="Calibri" w:hAnsi="Calibri" w:cs="Calibri"/>
          <w:i/>
          <w:iCs/>
          <w:sz w:val="24"/>
        </w:rPr>
        <w:t>Educ. Psychol. Meas.</w:t>
      </w:r>
      <w:r w:rsidRPr="007F719A">
        <w:rPr>
          <w:rFonts w:ascii="Calibri" w:hAnsi="Calibri" w:cs="Calibri"/>
          <w:sz w:val="24"/>
        </w:rPr>
        <w:t xml:space="preserve"> </w:t>
      </w:r>
      <w:r w:rsidRPr="007F719A">
        <w:rPr>
          <w:rFonts w:ascii="Calibri" w:hAnsi="Calibri" w:cs="Calibri"/>
          <w:b/>
          <w:bCs/>
          <w:sz w:val="24"/>
        </w:rPr>
        <w:t>61,</w:t>
      </w:r>
      <w:r w:rsidRPr="007F719A">
        <w:rPr>
          <w:rFonts w:ascii="Calibri" w:hAnsi="Calibri" w:cs="Calibri"/>
          <w:sz w:val="24"/>
        </w:rPr>
        <w:t xml:space="preserve"> 713–740 (2001).</w:t>
      </w:r>
    </w:p>
    <w:p w14:paraId="0E363D74"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46.</w:t>
      </w:r>
      <w:r w:rsidRPr="007F719A">
        <w:rPr>
          <w:rFonts w:ascii="Calibri" w:hAnsi="Calibri" w:cs="Calibri"/>
          <w:sz w:val="24"/>
        </w:rPr>
        <w:tab/>
        <w:t xml:space="preserve">Rosseel, Y. Evaluating the Observed Log-Likelihood Function in Two-Level Structural Equation Modeling with Missing Data: From Formulas to R Code. </w:t>
      </w:r>
      <w:r w:rsidRPr="007F719A">
        <w:rPr>
          <w:rFonts w:ascii="Calibri" w:hAnsi="Calibri" w:cs="Calibri"/>
          <w:i/>
          <w:iCs/>
          <w:sz w:val="24"/>
        </w:rPr>
        <w:t>Psych</w:t>
      </w:r>
      <w:r w:rsidRPr="007F719A">
        <w:rPr>
          <w:rFonts w:ascii="Calibri" w:hAnsi="Calibri" w:cs="Calibri"/>
          <w:sz w:val="24"/>
        </w:rPr>
        <w:t xml:space="preserve"> </w:t>
      </w:r>
      <w:r w:rsidRPr="007F719A">
        <w:rPr>
          <w:rFonts w:ascii="Calibri" w:hAnsi="Calibri" w:cs="Calibri"/>
          <w:b/>
          <w:bCs/>
          <w:sz w:val="24"/>
        </w:rPr>
        <w:t>3,</w:t>
      </w:r>
      <w:r w:rsidRPr="007F719A">
        <w:rPr>
          <w:rFonts w:ascii="Calibri" w:hAnsi="Calibri" w:cs="Calibri"/>
          <w:sz w:val="24"/>
        </w:rPr>
        <w:t xml:space="preserve"> 197–232 (2021).</w:t>
      </w:r>
    </w:p>
    <w:p w14:paraId="51E037DF" w14:textId="77777777" w:rsidR="007F719A" w:rsidRPr="007F719A" w:rsidRDefault="007F719A" w:rsidP="007F719A">
      <w:pPr>
        <w:pStyle w:val="Bibliography"/>
        <w:rPr>
          <w:rFonts w:ascii="Calibri" w:hAnsi="Calibri" w:cs="Calibri"/>
          <w:sz w:val="24"/>
        </w:rPr>
      </w:pPr>
      <w:r w:rsidRPr="007F719A">
        <w:rPr>
          <w:rFonts w:ascii="Calibri" w:hAnsi="Calibri" w:cs="Calibri"/>
          <w:sz w:val="24"/>
        </w:rPr>
        <w:t>47.</w:t>
      </w:r>
      <w:r w:rsidRPr="007F719A">
        <w:rPr>
          <w:rFonts w:ascii="Calibri" w:hAnsi="Calibri" w:cs="Calibri"/>
          <w:sz w:val="24"/>
        </w:rPr>
        <w:tab/>
        <w:t xml:space="preserve">Meredith, W. Measurement invariance, factor analysis and factorial invariance. </w:t>
      </w:r>
      <w:r w:rsidRPr="007F719A">
        <w:rPr>
          <w:rFonts w:ascii="Calibri" w:hAnsi="Calibri" w:cs="Calibri"/>
          <w:i/>
          <w:iCs/>
          <w:sz w:val="24"/>
        </w:rPr>
        <w:t>Psychometrika</w:t>
      </w:r>
      <w:r w:rsidRPr="007F719A">
        <w:rPr>
          <w:rFonts w:ascii="Calibri" w:hAnsi="Calibri" w:cs="Calibri"/>
          <w:sz w:val="24"/>
        </w:rPr>
        <w:t xml:space="preserve"> </w:t>
      </w:r>
      <w:r w:rsidRPr="007F719A">
        <w:rPr>
          <w:rFonts w:ascii="Calibri" w:hAnsi="Calibri" w:cs="Calibri"/>
          <w:b/>
          <w:bCs/>
          <w:sz w:val="24"/>
        </w:rPr>
        <w:t>58,</w:t>
      </w:r>
      <w:r w:rsidRPr="007F719A">
        <w:rPr>
          <w:rFonts w:ascii="Calibri" w:hAnsi="Calibri" w:cs="Calibri"/>
          <w:sz w:val="24"/>
        </w:rPr>
        <w:t xml:space="preserve"> 525–543 (1993).</w:t>
      </w:r>
    </w:p>
    <w:p w14:paraId="18734C9B" w14:textId="3EE5F7B2" w:rsidR="007017FD" w:rsidRPr="004F6D3E" w:rsidRDefault="00D76CA9" w:rsidP="007017FD">
      <w:pPr>
        <w:snapToGrid w:val="0"/>
        <w:spacing w:line="480" w:lineRule="auto"/>
        <w:jc w:val="center"/>
        <w:rPr>
          <w:rFonts w:ascii="Arial" w:hAnsi="Arial" w:cs="Arial"/>
          <w:b/>
          <w:bCs/>
          <w:lang w:val="en-GB"/>
        </w:rPr>
      </w:pPr>
      <w:r w:rsidRPr="004F6D3E">
        <w:rPr>
          <w:rFonts w:ascii="Arial" w:hAnsi="Arial" w:cs="Arial"/>
          <w:lang w:val="en-GB"/>
        </w:rPr>
        <w:fldChar w:fldCharType="end"/>
      </w:r>
      <w:r w:rsidR="00BD7A62" w:rsidRPr="004F6D3E">
        <w:rPr>
          <w:rFonts w:ascii="Arial" w:hAnsi="Arial" w:cs="Arial"/>
          <w:lang w:val="en-GB"/>
        </w:rPr>
        <w:br w:type="page"/>
      </w:r>
      <w:r w:rsidR="007017FD" w:rsidRPr="004F6D3E">
        <w:rPr>
          <w:rFonts w:ascii="Arial" w:hAnsi="Arial" w:cs="Arial"/>
          <w:b/>
          <w:bCs/>
          <w:lang w:val="en-GB"/>
        </w:rPr>
        <w:lastRenderedPageBreak/>
        <w:t>Acknowledg</w:t>
      </w:r>
      <w:r w:rsidR="00512138">
        <w:rPr>
          <w:rFonts w:ascii="Arial" w:hAnsi="Arial" w:cs="Arial"/>
          <w:b/>
          <w:bCs/>
          <w:lang w:val="en-GB"/>
        </w:rPr>
        <w:t>e</w:t>
      </w:r>
      <w:r w:rsidR="007017FD" w:rsidRPr="004F6D3E">
        <w:rPr>
          <w:rFonts w:ascii="Arial" w:hAnsi="Arial" w:cs="Arial"/>
          <w:b/>
          <w:bCs/>
          <w:lang w:val="en-GB"/>
        </w:rPr>
        <w:t>ments</w:t>
      </w:r>
    </w:p>
    <w:p w14:paraId="1A4E8F68" w14:textId="69EE18E1" w:rsidR="007017FD" w:rsidRPr="004F6D3E" w:rsidRDefault="007017FD" w:rsidP="007017FD">
      <w:pPr>
        <w:snapToGrid w:val="0"/>
        <w:spacing w:line="480" w:lineRule="auto"/>
        <w:rPr>
          <w:rFonts w:ascii="Arial" w:hAnsi="Arial" w:cs="Arial"/>
          <w:lang w:val="en-GB"/>
        </w:rPr>
      </w:pPr>
      <w:r w:rsidRPr="004F6D3E">
        <w:rPr>
          <w:rFonts w:ascii="Arial" w:hAnsi="Arial" w:cs="Arial"/>
          <w:lang w:val="en-GB"/>
        </w:rPr>
        <w:t>TEM was supported by the British Psychological Society Undergraduate Research Assistantship Scheme. SG was supported by the G C Grindley Fund from the School of the Biological Sciences, University of Cambridge. TJF was supported by the NIHR Applied Research Centre; the views expressed are those of the authors, and not necessarily those of the NHS, NIHR or Department of Health and Social Care. AO was supported by the UK Medical Research Council</w:t>
      </w:r>
      <w:ins w:id="38" w:author="Metherell, Tom" w:date="2022-10-07T19:52:00Z">
        <w:r w:rsidR="00966178">
          <w:rPr>
            <w:rFonts w:ascii="Arial" w:hAnsi="Arial" w:cs="Arial"/>
            <w:lang w:val="en-GB"/>
          </w:rPr>
          <w:t xml:space="preserve"> MC_UU_00030/</w:t>
        </w:r>
      </w:ins>
      <w:ins w:id="39" w:author="Metherell, Tom" w:date="2022-10-07T19:53:00Z">
        <w:r w:rsidR="00966178">
          <w:rPr>
            <w:rFonts w:ascii="Arial" w:hAnsi="Arial" w:cs="Arial"/>
            <w:lang w:val="en-GB"/>
          </w:rPr>
          <w:t>13</w:t>
        </w:r>
      </w:ins>
      <w:r w:rsidRPr="004F6D3E">
        <w:rPr>
          <w:rFonts w:ascii="Arial" w:hAnsi="Arial" w:cs="Arial"/>
          <w:lang w:val="en-GB"/>
        </w:rPr>
        <w:t xml:space="preserve">, Economic and Social Research Council </w:t>
      </w:r>
      <w:ins w:id="40" w:author="Metherell, Tom" w:date="2022-10-07T19:53:00Z">
        <w:r w:rsidR="00911E88">
          <w:rPr>
            <w:rFonts w:ascii="Arial" w:hAnsi="Arial" w:cs="Arial"/>
            <w:lang w:val="en-GB"/>
          </w:rPr>
          <w:t xml:space="preserve">ES/T008709/1 </w:t>
        </w:r>
      </w:ins>
      <w:r w:rsidRPr="004F6D3E">
        <w:rPr>
          <w:rFonts w:ascii="Arial" w:hAnsi="Arial" w:cs="Arial"/>
          <w:lang w:val="en-GB"/>
        </w:rPr>
        <w:t>and a College Research Fellowship from Emmanuel College, University of Cambridge.</w:t>
      </w:r>
    </w:p>
    <w:p w14:paraId="52E04BFE"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lang w:val="en-GB"/>
        </w:rPr>
        <w:t xml:space="preserve">Understanding Society is an initiative funded by the Economic and Social Research Council and various Government Departments, with scientific leadership by the Institute for Social and Economic Research, University of Essex, and survey delivery by </w:t>
      </w:r>
      <w:proofErr w:type="spellStart"/>
      <w:r w:rsidRPr="004F6D3E">
        <w:rPr>
          <w:rFonts w:ascii="Arial" w:hAnsi="Arial" w:cs="Arial"/>
          <w:lang w:val="en-GB"/>
        </w:rPr>
        <w:t>NatCen</w:t>
      </w:r>
      <w:proofErr w:type="spellEnd"/>
      <w:r w:rsidRPr="004F6D3E">
        <w:rPr>
          <w:rFonts w:ascii="Arial" w:hAnsi="Arial" w:cs="Arial"/>
          <w:lang w:val="en-GB"/>
        </w:rPr>
        <w:t xml:space="preserve"> Social Research and Kantar Public. The research data are distributed by the UK Data Service.</w:t>
      </w:r>
    </w:p>
    <w:p w14:paraId="01D0267E"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lang w:val="en-GB"/>
        </w:rPr>
        <w:t xml:space="preserve">We are grateful for the contributions of Tara Bhagat (University of Cambridge) to synthesising our findings, and of Prof. Rogier Kievit (Donders Institute) to </w:t>
      </w:r>
      <w:proofErr w:type="gramStart"/>
      <w:r w:rsidRPr="004F6D3E">
        <w:rPr>
          <w:rFonts w:ascii="Arial" w:hAnsi="Arial" w:cs="Arial"/>
          <w:lang w:val="en-GB"/>
        </w:rPr>
        <w:t>providing assistance</w:t>
      </w:r>
      <w:proofErr w:type="gramEnd"/>
      <w:r w:rsidRPr="004F6D3E">
        <w:rPr>
          <w:rFonts w:ascii="Arial" w:hAnsi="Arial" w:cs="Arial"/>
          <w:lang w:val="en-GB"/>
        </w:rPr>
        <w:t xml:space="preserve"> with latent growth curve modelling.</w:t>
      </w:r>
    </w:p>
    <w:p w14:paraId="296173BC" w14:textId="77777777" w:rsidR="007017FD" w:rsidRPr="004F6D3E" w:rsidRDefault="007017FD" w:rsidP="007017FD">
      <w:pPr>
        <w:snapToGrid w:val="0"/>
        <w:spacing w:line="480" w:lineRule="auto"/>
        <w:rPr>
          <w:rFonts w:ascii="Arial" w:hAnsi="Arial" w:cs="Arial"/>
          <w:lang w:val="en-GB"/>
        </w:rPr>
      </w:pPr>
    </w:p>
    <w:p w14:paraId="1AA1C37A" w14:textId="77777777" w:rsidR="007017FD" w:rsidRPr="004F6D3E" w:rsidRDefault="007017FD" w:rsidP="007017FD">
      <w:pPr>
        <w:snapToGrid w:val="0"/>
        <w:spacing w:line="480" w:lineRule="auto"/>
        <w:jc w:val="center"/>
        <w:rPr>
          <w:rFonts w:ascii="Arial" w:hAnsi="Arial" w:cs="Arial"/>
          <w:b/>
          <w:bCs/>
          <w:lang w:val="en-GB"/>
        </w:rPr>
      </w:pPr>
      <w:r w:rsidRPr="004F6D3E">
        <w:rPr>
          <w:rFonts w:ascii="Arial" w:hAnsi="Arial" w:cs="Arial"/>
          <w:b/>
          <w:bCs/>
          <w:lang w:val="en-GB"/>
        </w:rPr>
        <w:t>Author contributions</w:t>
      </w:r>
    </w:p>
    <w:p w14:paraId="4AD4D113"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b/>
          <w:bCs/>
          <w:lang w:val="en-GB"/>
        </w:rPr>
        <w:t>TEM:</w:t>
      </w:r>
      <w:r w:rsidRPr="004F6D3E">
        <w:rPr>
          <w:rFonts w:ascii="Arial" w:hAnsi="Arial" w:cs="Arial"/>
          <w:lang w:val="en-GB"/>
        </w:rPr>
        <w:t xml:space="preserve"> Conceptualisation, methodology, validation, formal analysis, data curation, writing – original draft, writing – review &amp; editing, visualisation, funding acquisition</w:t>
      </w:r>
    </w:p>
    <w:p w14:paraId="616590C1"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b/>
          <w:bCs/>
          <w:lang w:val="en-GB"/>
        </w:rPr>
        <w:t>SG:</w:t>
      </w:r>
      <w:r w:rsidRPr="004F6D3E">
        <w:rPr>
          <w:rFonts w:ascii="Arial" w:hAnsi="Arial" w:cs="Arial"/>
          <w:lang w:val="en-GB"/>
        </w:rPr>
        <w:t xml:space="preserve"> Conceptualisation, methodology, resources, writing – original draft, writing – review &amp; editing, funding acquisition</w:t>
      </w:r>
    </w:p>
    <w:p w14:paraId="106F2790"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b/>
          <w:bCs/>
          <w:lang w:val="en-GB"/>
        </w:rPr>
        <w:lastRenderedPageBreak/>
        <w:t>EMM:</w:t>
      </w:r>
      <w:r w:rsidRPr="004F6D3E">
        <w:rPr>
          <w:rFonts w:ascii="Arial" w:hAnsi="Arial" w:cs="Arial"/>
          <w:lang w:val="en-GB"/>
        </w:rPr>
        <w:t xml:space="preserve"> Methodology, formal analysis, writing – original draft, writing – review &amp; editing</w:t>
      </w:r>
    </w:p>
    <w:p w14:paraId="134D84ED"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b/>
          <w:bCs/>
          <w:lang w:val="en-GB"/>
        </w:rPr>
        <w:t>TJF:</w:t>
      </w:r>
      <w:r w:rsidRPr="004F6D3E">
        <w:rPr>
          <w:rFonts w:ascii="Arial" w:hAnsi="Arial" w:cs="Arial"/>
          <w:lang w:val="en-GB"/>
        </w:rPr>
        <w:t xml:space="preserve"> Writing – review &amp; editing</w:t>
      </w:r>
    </w:p>
    <w:p w14:paraId="1FF121C3"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b/>
          <w:bCs/>
          <w:lang w:val="en-GB"/>
        </w:rPr>
        <w:t>AO:</w:t>
      </w:r>
      <w:r w:rsidRPr="004F6D3E">
        <w:rPr>
          <w:rFonts w:ascii="Arial" w:hAnsi="Arial" w:cs="Arial"/>
          <w:lang w:val="en-GB"/>
        </w:rPr>
        <w:t xml:space="preserve"> Conceptualisation, methodology, validation, resources, writing – original draft, writing – review &amp; editing, supervision, funding acquisition</w:t>
      </w:r>
    </w:p>
    <w:p w14:paraId="00A8E905" w14:textId="77777777" w:rsidR="007017FD" w:rsidRPr="004F6D3E" w:rsidRDefault="007017FD" w:rsidP="007017FD">
      <w:pPr>
        <w:snapToGrid w:val="0"/>
        <w:spacing w:line="480" w:lineRule="auto"/>
        <w:rPr>
          <w:rFonts w:ascii="Arial" w:hAnsi="Arial" w:cs="Arial"/>
          <w:lang w:val="en-GB"/>
        </w:rPr>
      </w:pPr>
    </w:p>
    <w:p w14:paraId="6B001A9D" w14:textId="77777777" w:rsidR="007017FD" w:rsidRPr="004F6D3E" w:rsidRDefault="007017FD" w:rsidP="007017FD">
      <w:pPr>
        <w:snapToGrid w:val="0"/>
        <w:spacing w:line="480" w:lineRule="auto"/>
        <w:jc w:val="center"/>
        <w:rPr>
          <w:rFonts w:ascii="Arial" w:hAnsi="Arial" w:cs="Arial"/>
          <w:b/>
          <w:bCs/>
          <w:lang w:val="en-GB"/>
        </w:rPr>
      </w:pPr>
      <w:r w:rsidRPr="004F6D3E">
        <w:rPr>
          <w:rFonts w:ascii="Arial" w:hAnsi="Arial" w:cs="Arial"/>
          <w:b/>
          <w:bCs/>
          <w:lang w:val="en-GB"/>
        </w:rPr>
        <w:t>Data availability statement</w:t>
      </w:r>
    </w:p>
    <w:p w14:paraId="7E09E2E8" w14:textId="77777777" w:rsidR="007017FD" w:rsidRPr="004F6D3E" w:rsidRDefault="007017FD" w:rsidP="007017FD">
      <w:pPr>
        <w:snapToGrid w:val="0"/>
        <w:spacing w:line="480" w:lineRule="auto"/>
        <w:rPr>
          <w:rFonts w:ascii="Arial" w:hAnsi="Arial" w:cs="Arial"/>
          <w:lang w:val="en-GB"/>
        </w:rPr>
      </w:pPr>
      <w:r w:rsidRPr="004F6D3E">
        <w:rPr>
          <w:rFonts w:ascii="Arial" w:hAnsi="Arial" w:cs="Arial"/>
          <w:lang w:val="en-GB"/>
        </w:rPr>
        <w:t xml:space="preserve">All data used in this study are publicly available via the UK Data Service (study numbers 6614 and 8644). R code used for analysis is available at </w:t>
      </w:r>
      <w:r w:rsidR="00E632D1">
        <w:fldChar w:fldCharType="begin"/>
      </w:r>
      <w:r w:rsidR="00E632D1">
        <w:instrText xml:space="preserve"> HYPERLINK "https://osf.io/qhtbj/" </w:instrText>
      </w:r>
      <w:r w:rsidR="00E632D1">
        <w:fldChar w:fldCharType="separate"/>
      </w:r>
      <w:r w:rsidRPr="004F6D3E">
        <w:rPr>
          <w:rStyle w:val="Hyperlink"/>
          <w:rFonts w:ascii="Arial" w:hAnsi="Arial" w:cs="Arial"/>
          <w:lang w:val="en-GB"/>
        </w:rPr>
        <w:t>https://osf.io/qhtbj/</w:t>
      </w:r>
      <w:r w:rsidR="00E632D1">
        <w:rPr>
          <w:rStyle w:val="Hyperlink"/>
          <w:rFonts w:ascii="Arial" w:hAnsi="Arial" w:cs="Arial"/>
          <w:lang w:val="en-GB"/>
        </w:rPr>
        <w:fldChar w:fldCharType="end"/>
      </w:r>
      <w:r w:rsidRPr="004F6D3E">
        <w:rPr>
          <w:rFonts w:ascii="Arial" w:hAnsi="Arial" w:cs="Arial"/>
          <w:lang w:val="en-GB"/>
        </w:rPr>
        <w:t>.</w:t>
      </w:r>
    </w:p>
    <w:p w14:paraId="5C52DCFC" w14:textId="77777777" w:rsidR="007017FD" w:rsidRPr="004F6D3E" w:rsidRDefault="007017FD" w:rsidP="007017FD">
      <w:pPr>
        <w:snapToGrid w:val="0"/>
        <w:spacing w:line="480" w:lineRule="auto"/>
        <w:rPr>
          <w:rFonts w:ascii="Arial" w:hAnsi="Arial" w:cs="Arial"/>
          <w:lang w:val="en-GB"/>
        </w:rPr>
      </w:pPr>
    </w:p>
    <w:p w14:paraId="71F48F61" w14:textId="77777777" w:rsidR="007017FD" w:rsidRPr="004F6D3E" w:rsidRDefault="007017FD" w:rsidP="007017FD">
      <w:pPr>
        <w:snapToGrid w:val="0"/>
        <w:spacing w:line="480" w:lineRule="auto"/>
        <w:jc w:val="center"/>
        <w:rPr>
          <w:rFonts w:ascii="Arial" w:hAnsi="Arial" w:cs="Arial"/>
          <w:b/>
          <w:bCs/>
          <w:lang w:val="en-GB"/>
        </w:rPr>
      </w:pPr>
      <w:r w:rsidRPr="004F6D3E">
        <w:rPr>
          <w:rFonts w:ascii="Arial" w:hAnsi="Arial" w:cs="Arial"/>
          <w:b/>
          <w:bCs/>
          <w:lang w:val="en-GB"/>
        </w:rPr>
        <w:t>Additional information</w:t>
      </w:r>
    </w:p>
    <w:p w14:paraId="4E2D624A" w14:textId="77777777" w:rsidR="007017FD" w:rsidRPr="004F6D3E" w:rsidRDefault="007017FD" w:rsidP="007017FD">
      <w:pPr>
        <w:snapToGrid w:val="0"/>
        <w:spacing w:line="480" w:lineRule="auto"/>
        <w:rPr>
          <w:rFonts w:ascii="Arial" w:hAnsi="Arial" w:cs="Arial"/>
          <w:b/>
          <w:bCs/>
          <w:lang w:val="en-GB"/>
        </w:rPr>
      </w:pPr>
      <w:r w:rsidRPr="004F6D3E">
        <w:rPr>
          <w:rFonts w:ascii="Arial" w:hAnsi="Arial" w:cs="Arial"/>
          <w:b/>
          <w:bCs/>
          <w:lang w:val="en-GB"/>
        </w:rPr>
        <w:t xml:space="preserve">Competing </w:t>
      </w:r>
      <w:proofErr w:type="gramStart"/>
      <w:r w:rsidRPr="004F6D3E">
        <w:rPr>
          <w:rFonts w:ascii="Arial" w:hAnsi="Arial" w:cs="Arial"/>
          <w:b/>
          <w:bCs/>
          <w:lang w:val="en-GB"/>
        </w:rPr>
        <w:t>interests</w:t>
      </w:r>
      <w:proofErr w:type="gramEnd"/>
      <w:r w:rsidRPr="004F6D3E">
        <w:rPr>
          <w:rFonts w:ascii="Arial" w:hAnsi="Arial" w:cs="Arial"/>
          <w:b/>
          <w:bCs/>
          <w:lang w:val="en-GB"/>
        </w:rPr>
        <w:t xml:space="preserve"> statement</w:t>
      </w:r>
    </w:p>
    <w:p w14:paraId="6E3C634E" w14:textId="5D75EA39" w:rsidR="004B23D6" w:rsidRPr="004F6D3E" w:rsidRDefault="007017FD" w:rsidP="00EE4F20">
      <w:pPr>
        <w:snapToGrid w:val="0"/>
        <w:spacing w:line="480" w:lineRule="auto"/>
        <w:rPr>
          <w:rFonts w:ascii="Arial" w:hAnsi="Arial" w:cs="Arial"/>
          <w:lang w:val="en-GB"/>
        </w:rPr>
      </w:pPr>
      <w:r w:rsidRPr="004F6D3E">
        <w:rPr>
          <w:rFonts w:ascii="Arial" w:hAnsi="Arial" w:cs="Arial"/>
          <w:lang w:val="en-GB"/>
        </w:rPr>
        <w:t>The authors declare no competing interests.</w:t>
      </w:r>
    </w:p>
    <w:p w14:paraId="0C94D29B" w14:textId="77777777" w:rsidR="00527A29" w:rsidRPr="004F6D3E" w:rsidRDefault="00527A29" w:rsidP="00EE4F20">
      <w:pPr>
        <w:snapToGrid w:val="0"/>
        <w:spacing w:line="480" w:lineRule="auto"/>
        <w:rPr>
          <w:rFonts w:ascii="Arial" w:hAnsi="Arial" w:cs="Arial"/>
          <w:lang w:val="en-GB"/>
        </w:rPr>
      </w:pPr>
    </w:p>
    <w:p w14:paraId="7D3B89AA" w14:textId="77777777" w:rsidR="004B23D6" w:rsidRPr="004F6D3E" w:rsidRDefault="004B23D6" w:rsidP="00EE4F20">
      <w:pPr>
        <w:snapToGrid w:val="0"/>
        <w:spacing w:line="480" w:lineRule="auto"/>
        <w:rPr>
          <w:rFonts w:ascii="Arial" w:hAnsi="Arial" w:cs="Arial"/>
          <w:lang w:val="en-GB"/>
        </w:rPr>
      </w:pPr>
    </w:p>
    <w:sectPr w:rsidR="004B23D6" w:rsidRPr="004F6D3E" w:rsidSect="00420967">
      <w:headerReference w:type="default" r:id="rId16"/>
      <w:footerReference w:type="default" r:id="rId17"/>
      <w:type w:val="continuous"/>
      <w:pgSz w:w="11906" w:h="16838" w:code="9"/>
      <w:pgMar w:top="1440" w:right="1440" w:bottom="1440" w:left="1440" w:header="720" w:footer="720" w:gutter="0"/>
      <w:lnNumType w:countBy="1" w:restart="continuous"/>
      <w:cols w:space="720"/>
      <w:titlePg/>
      <w:docGrid w:linePitch="326"/>
      <w:sectPrChange w:id="41" w:author="Sakshi Ghai" w:date="2022-10-05T11:25:00Z">
        <w:sectPr w:rsidR="004B23D6" w:rsidRPr="004F6D3E" w:rsidSect="00420967">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Metherell, Tom" w:date="2022-10-05T16:02:00Z" w:initials="MT">
    <w:p w14:paraId="671023F3" w14:textId="77777777" w:rsidR="00D62D7F" w:rsidRDefault="00D62D7F" w:rsidP="00D62D7F">
      <w:pPr>
        <w:pStyle w:val="CommentText"/>
      </w:pPr>
      <w:r>
        <w:rPr>
          <w:rStyle w:val="CommentReference"/>
        </w:rPr>
        <w:annotationRef/>
      </w:r>
      <w:r>
        <w:t>Should this sentence not be on l. 299 instead?</w:t>
      </w:r>
    </w:p>
  </w:comment>
  <w:comment w:id="31" w:author="Sakshi Ghai" w:date="2022-10-05T17:57:00Z" w:initials="SG">
    <w:p w14:paraId="148631CF" w14:textId="77777777" w:rsidR="006C0D55" w:rsidRDefault="006C0D55">
      <w:pPr>
        <w:pStyle w:val="CommentText"/>
      </w:pPr>
      <w:r>
        <w:rPr>
          <w:rStyle w:val="CommentReference"/>
        </w:rPr>
        <w:annotationRef/>
      </w:r>
      <w:r>
        <w:t>Ok</w:t>
      </w:r>
    </w:p>
    <w:p w14:paraId="72221F95" w14:textId="3727FF9E" w:rsidR="006C0D55" w:rsidRDefault="006C0D5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1023F3" w15:done="0"/>
  <w15:commentEx w15:paraId="72221F95" w15:paraIdParent="671023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83C8F" w16cex:dateUtc="2022-10-05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1023F3" w16cid:durableId="26E83C8F"/>
  <w16cid:commentId w16cid:paraId="72221F95" w16cid:durableId="26E9A5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0AAFD" w14:textId="77777777" w:rsidR="00A45864" w:rsidRDefault="00A45864">
      <w:r>
        <w:separator/>
      </w:r>
    </w:p>
  </w:endnote>
  <w:endnote w:type="continuationSeparator" w:id="0">
    <w:p w14:paraId="7BFF8902" w14:textId="77777777" w:rsidR="00A45864" w:rsidRDefault="00A45864">
      <w:r>
        <w:continuationSeparator/>
      </w:r>
    </w:p>
  </w:endnote>
  <w:endnote w:type="continuationNotice" w:id="1">
    <w:p w14:paraId="236AE554" w14:textId="77777777" w:rsidR="00A45864" w:rsidRDefault="00A4586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ACBD" w14:textId="4DB8DBE7" w:rsidR="003F3212" w:rsidRPr="003F3212" w:rsidRDefault="003F3212">
    <w:pPr>
      <w:pStyle w:val="Footer"/>
      <w:rPr>
        <w:rFonts w:ascii="Arial" w:hAnsi="Arial" w:cs="Arial"/>
      </w:rPr>
    </w:pPr>
    <w:r w:rsidRPr="003F3212">
      <w:rPr>
        <w:rFonts w:ascii="Arial" w:hAnsi="Arial" w:cs="Arial"/>
      </w:rPr>
      <w:tab/>
    </w:r>
    <w:r w:rsidRPr="003F3212">
      <w:rPr>
        <w:rFonts w:ascii="Arial" w:hAnsi="Arial" w:cs="Arial"/>
      </w:rPr>
      <w:fldChar w:fldCharType="begin"/>
    </w:r>
    <w:r w:rsidRPr="003F3212">
      <w:rPr>
        <w:rFonts w:ascii="Arial" w:hAnsi="Arial" w:cs="Arial"/>
      </w:rPr>
      <w:instrText xml:space="preserve"> PAGE   \* MERGEFORMAT </w:instrText>
    </w:r>
    <w:r w:rsidRPr="003F3212">
      <w:rPr>
        <w:rFonts w:ascii="Arial" w:hAnsi="Arial" w:cs="Arial"/>
      </w:rPr>
      <w:fldChar w:fldCharType="separate"/>
    </w:r>
    <w:r w:rsidR="00D63A97">
      <w:rPr>
        <w:rFonts w:ascii="Arial" w:hAnsi="Arial" w:cs="Arial"/>
        <w:noProof/>
      </w:rPr>
      <w:t>6</w:t>
    </w:r>
    <w:r w:rsidRPr="003F3212">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D6B39" w14:textId="77777777" w:rsidR="00A45864" w:rsidRDefault="00A45864">
      <w:r>
        <w:separator/>
      </w:r>
    </w:p>
  </w:footnote>
  <w:footnote w:type="continuationSeparator" w:id="0">
    <w:p w14:paraId="31499794" w14:textId="77777777" w:rsidR="00A45864" w:rsidRDefault="00A45864">
      <w:r>
        <w:continuationSeparator/>
      </w:r>
    </w:p>
  </w:footnote>
  <w:footnote w:type="continuationNotice" w:id="1">
    <w:p w14:paraId="58165DE8" w14:textId="77777777" w:rsidR="00A45864" w:rsidRDefault="00A4586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F9857" w14:textId="04D6F55C" w:rsidR="00E6133D" w:rsidRPr="004E5790" w:rsidRDefault="004E5790" w:rsidP="00D763FB">
    <w:pPr>
      <w:tabs>
        <w:tab w:val="right" w:pos="8931"/>
      </w:tabs>
      <w:rPr>
        <w:rFonts w:ascii="Arial" w:hAnsi="Arial" w:cs="Arial"/>
      </w:rPr>
    </w:pPr>
    <w:r w:rsidRPr="004E5790">
      <w:rPr>
        <w:rFonts w:ascii="Arial" w:hAnsi="Arial" w:cs="Arial"/>
      </w:rPr>
      <w:t xml:space="preserve">DIGITAL </w:t>
    </w:r>
    <w:r w:rsidR="00987A8D">
      <w:rPr>
        <w:rFonts w:ascii="Arial" w:hAnsi="Arial" w:cs="Arial"/>
      </w:rPr>
      <w:t>ACCESS CONSTRAINTS</w:t>
    </w:r>
    <w:r w:rsidRPr="004E5790">
      <w:rPr>
        <w:rFonts w:ascii="Arial" w:hAnsi="Arial" w:cs="Arial"/>
      </w:rPr>
      <w:t xml:space="preserve"> PREDICT MENTAL HEALTH</w:t>
    </w:r>
    <w:r w:rsidR="0033062A">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250AA"/>
    <w:multiLevelType w:val="hybridMultilevel"/>
    <w:tmpl w:val="9BD26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4F2160"/>
    <w:multiLevelType w:val="hybridMultilevel"/>
    <w:tmpl w:val="2DE2A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1405880">
    <w:abstractNumId w:val="1"/>
  </w:num>
  <w:num w:numId="2" w16cid:durableId="637229259">
    <w:abstractNumId w:val="2"/>
  </w:num>
  <w:num w:numId="3" w16cid:durableId="173111320">
    <w:abstractNumId w:val="0"/>
  </w:num>
  <w:num w:numId="4" w16cid:durableId="39427685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therell, Tom">
    <w15:presenceInfo w15:providerId="None" w15:userId="Metherell, Tom"/>
  </w15:person>
  <w15:person w15:author="Sakshi Ghai">
    <w15:presenceInfo w15:providerId="None" w15:userId="Sakshi Gha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2A83"/>
    <w:rsid w:val="00003D8D"/>
    <w:rsid w:val="00005E97"/>
    <w:rsid w:val="00010DF4"/>
    <w:rsid w:val="000131AD"/>
    <w:rsid w:val="000169E7"/>
    <w:rsid w:val="000269A8"/>
    <w:rsid w:val="00030090"/>
    <w:rsid w:val="00036DD8"/>
    <w:rsid w:val="0004250F"/>
    <w:rsid w:val="00046860"/>
    <w:rsid w:val="0004716D"/>
    <w:rsid w:val="0005086C"/>
    <w:rsid w:val="00060095"/>
    <w:rsid w:val="0006299A"/>
    <w:rsid w:val="00071359"/>
    <w:rsid w:val="00076A60"/>
    <w:rsid w:val="000809B2"/>
    <w:rsid w:val="000853FC"/>
    <w:rsid w:val="00086F4D"/>
    <w:rsid w:val="00090F97"/>
    <w:rsid w:val="00093059"/>
    <w:rsid w:val="00093324"/>
    <w:rsid w:val="00096B65"/>
    <w:rsid w:val="000A04F6"/>
    <w:rsid w:val="000B18B3"/>
    <w:rsid w:val="000B4FF4"/>
    <w:rsid w:val="000B7CE6"/>
    <w:rsid w:val="000C3044"/>
    <w:rsid w:val="000C58F3"/>
    <w:rsid w:val="000C73F8"/>
    <w:rsid w:val="000D2FAA"/>
    <w:rsid w:val="000D4B11"/>
    <w:rsid w:val="000E2EA9"/>
    <w:rsid w:val="000E5172"/>
    <w:rsid w:val="000F23BA"/>
    <w:rsid w:val="00102DC5"/>
    <w:rsid w:val="00102EF1"/>
    <w:rsid w:val="00104874"/>
    <w:rsid w:val="001146F2"/>
    <w:rsid w:val="001159EC"/>
    <w:rsid w:val="001163AE"/>
    <w:rsid w:val="00117431"/>
    <w:rsid w:val="00122D30"/>
    <w:rsid w:val="0012621D"/>
    <w:rsid w:val="00127231"/>
    <w:rsid w:val="00130EE7"/>
    <w:rsid w:val="00131CF5"/>
    <w:rsid w:val="00132FA8"/>
    <w:rsid w:val="00142DA8"/>
    <w:rsid w:val="00143BA1"/>
    <w:rsid w:val="00154EDE"/>
    <w:rsid w:val="00162A21"/>
    <w:rsid w:val="001636C3"/>
    <w:rsid w:val="0017164F"/>
    <w:rsid w:val="001A1890"/>
    <w:rsid w:val="001A4911"/>
    <w:rsid w:val="001B0EC6"/>
    <w:rsid w:val="001B1816"/>
    <w:rsid w:val="001B4DE2"/>
    <w:rsid w:val="001C21B7"/>
    <w:rsid w:val="001C31E4"/>
    <w:rsid w:val="001D2D1C"/>
    <w:rsid w:val="001E20D9"/>
    <w:rsid w:val="001F03ED"/>
    <w:rsid w:val="001F5123"/>
    <w:rsid w:val="001F565E"/>
    <w:rsid w:val="00204420"/>
    <w:rsid w:val="00206B79"/>
    <w:rsid w:val="0020733E"/>
    <w:rsid w:val="00213C7D"/>
    <w:rsid w:val="002141E0"/>
    <w:rsid w:val="00221CF1"/>
    <w:rsid w:val="00226356"/>
    <w:rsid w:val="00226FA7"/>
    <w:rsid w:val="00236303"/>
    <w:rsid w:val="0023726D"/>
    <w:rsid w:val="00252EFA"/>
    <w:rsid w:val="00257523"/>
    <w:rsid w:val="00257B9F"/>
    <w:rsid w:val="002607AA"/>
    <w:rsid w:val="00263E1D"/>
    <w:rsid w:val="00267D96"/>
    <w:rsid w:val="00270945"/>
    <w:rsid w:val="002764E7"/>
    <w:rsid w:val="002768DB"/>
    <w:rsid w:val="002805C9"/>
    <w:rsid w:val="00286291"/>
    <w:rsid w:val="002A00AA"/>
    <w:rsid w:val="002A47D3"/>
    <w:rsid w:val="002A7053"/>
    <w:rsid w:val="002A77B1"/>
    <w:rsid w:val="002B2078"/>
    <w:rsid w:val="002B2848"/>
    <w:rsid w:val="002B5799"/>
    <w:rsid w:val="002C2101"/>
    <w:rsid w:val="002D0086"/>
    <w:rsid w:val="002D5461"/>
    <w:rsid w:val="002E17EE"/>
    <w:rsid w:val="002E2484"/>
    <w:rsid w:val="002E2F7B"/>
    <w:rsid w:val="002E490A"/>
    <w:rsid w:val="002F4EE6"/>
    <w:rsid w:val="002F6432"/>
    <w:rsid w:val="002F7206"/>
    <w:rsid w:val="00300549"/>
    <w:rsid w:val="00313B2F"/>
    <w:rsid w:val="003143FC"/>
    <w:rsid w:val="00320ECB"/>
    <w:rsid w:val="00322C12"/>
    <w:rsid w:val="003303E4"/>
    <w:rsid w:val="0033062A"/>
    <w:rsid w:val="00333F4D"/>
    <w:rsid w:val="00347E8A"/>
    <w:rsid w:val="0035308F"/>
    <w:rsid w:val="0035363E"/>
    <w:rsid w:val="00356ECC"/>
    <w:rsid w:val="0036637B"/>
    <w:rsid w:val="0037080E"/>
    <w:rsid w:val="0037325A"/>
    <w:rsid w:val="003830A5"/>
    <w:rsid w:val="00383A02"/>
    <w:rsid w:val="00384EF3"/>
    <w:rsid w:val="00385BF1"/>
    <w:rsid w:val="0039339C"/>
    <w:rsid w:val="00395CF5"/>
    <w:rsid w:val="003B2102"/>
    <w:rsid w:val="003B4714"/>
    <w:rsid w:val="003B532A"/>
    <w:rsid w:val="003B5BFA"/>
    <w:rsid w:val="003C3D0B"/>
    <w:rsid w:val="003D37D7"/>
    <w:rsid w:val="003D411B"/>
    <w:rsid w:val="003E6CFD"/>
    <w:rsid w:val="003F3212"/>
    <w:rsid w:val="003F6F2C"/>
    <w:rsid w:val="004069AE"/>
    <w:rsid w:val="00410AE1"/>
    <w:rsid w:val="004175D4"/>
    <w:rsid w:val="00420967"/>
    <w:rsid w:val="00420B9A"/>
    <w:rsid w:val="00433A87"/>
    <w:rsid w:val="0043460F"/>
    <w:rsid w:val="00437351"/>
    <w:rsid w:val="004379C0"/>
    <w:rsid w:val="00450270"/>
    <w:rsid w:val="00452A71"/>
    <w:rsid w:val="00452BF7"/>
    <w:rsid w:val="00460D8A"/>
    <w:rsid w:val="0047207E"/>
    <w:rsid w:val="00474D11"/>
    <w:rsid w:val="004758C6"/>
    <w:rsid w:val="00476186"/>
    <w:rsid w:val="004768C8"/>
    <w:rsid w:val="00480DD7"/>
    <w:rsid w:val="00483D1D"/>
    <w:rsid w:val="004856C5"/>
    <w:rsid w:val="004874A4"/>
    <w:rsid w:val="004922E7"/>
    <w:rsid w:val="0049635D"/>
    <w:rsid w:val="004A37F1"/>
    <w:rsid w:val="004B135C"/>
    <w:rsid w:val="004B23D6"/>
    <w:rsid w:val="004B783A"/>
    <w:rsid w:val="004C00F8"/>
    <w:rsid w:val="004C6126"/>
    <w:rsid w:val="004C6595"/>
    <w:rsid w:val="004D0DC5"/>
    <w:rsid w:val="004D21DA"/>
    <w:rsid w:val="004D21E1"/>
    <w:rsid w:val="004D3680"/>
    <w:rsid w:val="004D66EF"/>
    <w:rsid w:val="004E55D2"/>
    <w:rsid w:val="004E5790"/>
    <w:rsid w:val="004E6F94"/>
    <w:rsid w:val="004E7C61"/>
    <w:rsid w:val="004F2C9F"/>
    <w:rsid w:val="004F6D3E"/>
    <w:rsid w:val="00511969"/>
    <w:rsid w:val="00512138"/>
    <w:rsid w:val="005204BA"/>
    <w:rsid w:val="005212ED"/>
    <w:rsid w:val="005223E2"/>
    <w:rsid w:val="00527A29"/>
    <w:rsid w:val="00531BD5"/>
    <w:rsid w:val="00533535"/>
    <w:rsid w:val="00533686"/>
    <w:rsid w:val="005371DC"/>
    <w:rsid w:val="00542C0B"/>
    <w:rsid w:val="005452B4"/>
    <w:rsid w:val="005456C8"/>
    <w:rsid w:val="0055221D"/>
    <w:rsid w:val="00556A9F"/>
    <w:rsid w:val="00573EF8"/>
    <w:rsid w:val="0058051C"/>
    <w:rsid w:val="00580856"/>
    <w:rsid w:val="0059052D"/>
    <w:rsid w:val="0059071E"/>
    <w:rsid w:val="00591FF7"/>
    <w:rsid w:val="00592C4B"/>
    <w:rsid w:val="00592D30"/>
    <w:rsid w:val="00596DE7"/>
    <w:rsid w:val="005A4CC7"/>
    <w:rsid w:val="005A78D5"/>
    <w:rsid w:val="005B43D1"/>
    <w:rsid w:val="005B7B1D"/>
    <w:rsid w:val="005C2A5D"/>
    <w:rsid w:val="005C7DD7"/>
    <w:rsid w:val="005D08B9"/>
    <w:rsid w:val="005D3FB9"/>
    <w:rsid w:val="005E1E82"/>
    <w:rsid w:val="005E4B9A"/>
    <w:rsid w:val="005F490C"/>
    <w:rsid w:val="00602C96"/>
    <w:rsid w:val="00604882"/>
    <w:rsid w:val="0060610C"/>
    <w:rsid w:val="00606425"/>
    <w:rsid w:val="0060688A"/>
    <w:rsid w:val="00607BC7"/>
    <w:rsid w:val="00613A31"/>
    <w:rsid w:val="006149FE"/>
    <w:rsid w:val="00623869"/>
    <w:rsid w:val="00625663"/>
    <w:rsid w:val="006312DC"/>
    <w:rsid w:val="00636CA6"/>
    <w:rsid w:val="0064058D"/>
    <w:rsid w:val="00641AC9"/>
    <w:rsid w:val="00652DA2"/>
    <w:rsid w:val="00661C78"/>
    <w:rsid w:val="006620AD"/>
    <w:rsid w:val="006707FF"/>
    <w:rsid w:val="006716C4"/>
    <w:rsid w:val="0067277C"/>
    <w:rsid w:val="0067515C"/>
    <w:rsid w:val="00677F9E"/>
    <w:rsid w:val="006800AD"/>
    <w:rsid w:val="00683622"/>
    <w:rsid w:val="00691CDF"/>
    <w:rsid w:val="00692748"/>
    <w:rsid w:val="00695577"/>
    <w:rsid w:val="006A2A56"/>
    <w:rsid w:val="006A442F"/>
    <w:rsid w:val="006A4DB0"/>
    <w:rsid w:val="006A4E54"/>
    <w:rsid w:val="006A5321"/>
    <w:rsid w:val="006A6425"/>
    <w:rsid w:val="006B196B"/>
    <w:rsid w:val="006B1BFA"/>
    <w:rsid w:val="006B5082"/>
    <w:rsid w:val="006B5B37"/>
    <w:rsid w:val="006B5D26"/>
    <w:rsid w:val="006B6ADF"/>
    <w:rsid w:val="006B705B"/>
    <w:rsid w:val="006B7999"/>
    <w:rsid w:val="006C0D55"/>
    <w:rsid w:val="006D0D44"/>
    <w:rsid w:val="006E02D4"/>
    <w:rsid w:val="006E291C"/>
    <w:rsid w:val="006F1576"/>
    <w:rsid w:val="007017FD"/>
    <w:rsid w:val="007106CA"/>
    <w:rsid w:val="0071770E"/>
    <w:rsid w:val="00727980"/>
    <w:rsid w:val="00733281"/>
    <w:rsid w:val="00736A98"/>
    <w:rsid w:val="00737C5D"/>
    <w:rsid w:val="00754BE5"/>
    <w:rsid w:val="007553B6"/>
    <w:rsid w:val="007615BA"/>
    <w:rsid w:val="00763C7D"/>
    <w:rsid w:val="00765811"/>
    <w:rsid w:val="00766171"/>
    <w:rsid w:val="007674FD"/>
    <w:rsid w:val="0078427F"/>
    <w:rsid w:val="0079398F"/>
    <w:rsid w:val="00794E60"/>
    <w:rsid w:val="007B1C95"/>
    <w:rsid w:val="007B2A58"/>
    <w:rsid w:val="007B3B5F"/>
    <w:rsid w:val="007C443D"/>
    <w:rsid w:val="007D061B"/>
    <w:rsid w:val="007D3CFF"/>
    <w:rsid w:val="007D3F33"/>
    <w:rsid w:val="007D4BB0"/>
    <w:rsid w:val="007D5062"/>
    <w:rsid w:val="007F043F"/>
    <w:rsid w:val="007F719A"/>
    <w:rsid w:val="007F7CB3"/>
    <w:rsid w:val="0081471B"/>
    <w:rsid w:val="00827F4C"/>
    <w:rsid w:val="00833306"/>
    <w:rsid w:val="008336C2"/>
    <w:rsid w:val="0083768F"/>
    <w:rsid w:val="00841CD5"/>
    <w:rsid w:val="00847B43"/>
    <w:rsid w:val="008579E5"/>
    <w:rsid w:val="00864A6F"/>
    <w:rsid w:val="00865124"/>
    <w:rsid w:val="0088043D"/>
    <w:rsid w:val="00881293"/>
    <w:rsid w:val="008849C3"/>
    <w:rsid w:val="008B10CE"/>
    <w:rsid w:val="008B1C99"/>
    <w:rsid w:val="008B5EFA"/>
    <w:rsid w:val="008C175B"/>
    <w:rsid w:val="008C545D"/>
    <w:rsid w:val="008C5C69"/>
    <w:rsid w:val="008D37C4"/>
    <w:rsid w:val="008D43B1"/>
    <w:rsid w:val="008E43B9"/>
    <w:rsid w:val="008E512B"/>
    <w:rsid w:val="008E6DB8"/>
    <w:rsid w:val="008F2AA9"/>
    <w:rsid w:val="00901F3A"/>
    <w:rsid w:val="00902C74"/>
    <w:rsid w:val="0090335A"/>
    <w:rsid w:val="00904FBD"/>
    <w:rsid w:val="0091081C"/>
    <w:rsid w:val="00911E88"/>
    <w:rsid w:val="00917DD8"/>
    <w:rsid w:val="00922847"/>
    <w:rsid w:val="0092467F"/>
    <w:rsid w:val="0092656E"/>
    <w:rsid w:val="00926B43"/>
    <w:rsid w:val="00931159"/>
    <w:rsid w:val="00931206"/>
    <w:rsid w:val="00933D7B"/>
    <w:rsid w:val="0093561E"/>
    <w:rsid w:val="009419E6"/>
    <w:rsid w:val="0094246C"/>
    <w:rsid w:val="00942D62"/>
    <w:rsid w:val="0094627C"/>
    <w:rsid w:val="00954C8F"/>
    <w:rsid w:val="009634D3"/>
    <w:rsid w:val="00966178"/>
    <w:rsid w:val="009775A8"/>
    <w:rsid w:val="00980C22"/>
    <w:rsid w:val="00980E1B"/>
    <w:rsid w:val="00987A83"/>
    <w:rsid w:val="00987A8D"/>
    <w:rsid w:val="00992D15"/>
    <w:rsid w:val="00993834"/>
    <w:rsid w:val="009A6AE3"/>
    <w:rsid w:val="009B7703"/>
    <w:rsid w:val="009C7991"/>
    <w:rsid w:val="009C7F07"/>
    <w:rsid w:val="009D35A1"/>
    <w:rsid w:val="009D6C31"/>
    <w:rsid w:val="009D7230"/>
    <w:rsid w:val="009E23BB"/>
    <w:rsid w:val="009E376E"/>
    <w:rsid w:val="009F3D7D"/>
    <w:rsid w:val="009F5CD3"/>
    <w:rsid w:val="009F66BE"/>
    <w:rsid w:val="00A00B7B"/>
    <w:rsid w:val="00A056A9"/>
    <w:rsid w:val="00A07B1E"/>
    <w:rsid w:val="00A1401C"/>
    <w:rsid w:val="00A23513"/>
    <w:rsid w:val="00A2628A"/>
    <w:rsid w:val="00A317CA"/>
    <w:rsid w:val="00A34B42"/>
    <w:rsid w:val="00A36A02"/>
    <w:rsid w:val="00A41F91"/>
    <w:rsid w:val="00A45864"/>
    <w:rsid w:val="00A458D2"/>
    <w:rsid w:val="00A53343"/>
    <w:rsid w:val="00A635A9"/>
    <w:rsid w:val="00A74406"/>
    <w:rsid w:val="00A75C0D"/>
    <w:rsid w:val="00A82943"/>
    <w:rsid w:val="00A85CC3"/>
    <w:rsid w:val="00AA025A"/>
    <w:rsid w:val="00AC43E8"/>
    <w:rsid w:val="00AC4935"/>
    <w:rsid w:val="00AC4964"/>
    <w:rsid w:val="00AC4C53"/>
    <w:rsid w:val="00AC517C"/>
    <w:rsid w:val="00AD1945"/>
    <w:rsid w:val="00AD76E3"/>
    <w:rsid w:val="00AD7E54"/>
    <w:rsid w:val="00AE60EF"/>
    <w:rsid w:val="00AE7EC6"/>
    <w:rsid w:val="00AF039C"/>
    <w:rsid w:val="00AF3774"/>
    <w:rsid w:val="00AF665D"/>
    <w:rsid w:val="00B0515E"/>
    <w:rsid w:val="00B062DB"/>
    <w:rsid w:val="00B10943"/>
    <w:rsid w:val="00B149CD"/>
    <w:rsid w:val="00B1739F"/>
    <w:rsid w:val="00B25873"/>
    <w:rsid w:val="00B30924"/>
    <w:rsid w:val="00B4169B"/>
    <w:rsid w:val="00B506D1"/>
    <w:rsid w:val="00B50C63"/>
    <w:rsid w:val="00B5385C"/>
    <w:rsid w:val="00B54019"/>
    <w:rsid w:val="00B54680"/>
    <w:rsid w:val="00B5628B"/>
    <w:rsid w:val="00B5702F"/>
    <w:rsid w:val="00B6143A"/>
    <w:rsid w:val="00B64241"/>
    <w:rsid w:val="00B705A3"/>
    <w:rsid w:val="00B7149A"/>
    <w:rsid w:val="00B77992"/>
    <w:rsid w:val="00B8130C"/>
    <w:rsid w:val="00B8356C"/>
    <w:rsid w:val="00B86FF0"/>
    <w:rsid w:val="00B90DCB"/>
    <w:rsid w:val="00B9147E"/>
    <w:rsid w:val="00B91658"/>
    <w:rsid w:val="00BA0C82"/>
    <w:rsid w:val="00BA45D4"/>
    <w:rsid w:val="00BA4EA9"/>
    <w:rsid w:val="00BB417F"/>
    <w:rsid w:val="00BB4FDA"/>
    <w:rsid w:val="00BC68F0"/>
    <w:rsid w:val="00BD50B0"/>
    <w:rsid w:val="00BD7A62"/>
    <w:rsid w:val="00BE05E4"/>
    <w:rsid w:val="00BF699B"/>
    <w:rsid w:val="00C0112D"/>
    <w:rsid w:val="00C01FA2"/>
    <w:rsid w:val="00C07CCE"/>
    <w:rsid w:val="00C12230"/>
    <w:rsid w:val="00C134DE"/>
    <w:rsid w:val="00C14152"/>
    <w:rsid w:val="00C14DFD"/>
    <w:rsid w:val="00C16C6A"/>
    <w:rsid w:val="00C3447D"/>
    <w:rsid w:val="00C37238"/>
    <w:rsid w:val="00C429C0"/>
    <w:rsid w:val="00C440E7"/>
    <w:rsid w:val="00C446DA"/>
    <w:rsid w:val="00C44A45"/>
    <w:rsid w:val="00C51B3E"/>
    <w:rsid w:val="00C5660E"/>
    <w:rsid w:val="00C6276D"/>
    <w:rsid w:val="00C62D95"/>
    <w:rsid w:val="00C74B11"/>
    <w:rsid w:val="00C75E4B"/>
    <w:rsid w:val="00C815BF"/>
    <w:rsid w:val="00C81D51"/>
    <w:rsid w:val="00C83616"/>
    <w:rsid w:val="00C9227C"/>
    <w:rsid w:val="00C94B62"/>
    <w:rsid w:val="00C954AC"/>
    <w:rsid w:val="00C97AF8"/>
    <w:rsid w:val="00C97FAD"/>
    <w:rsid w:val="00CA48D8"/>
    <w:rsid w:val="00CA6473"/>
    <w:rsid w:val="00CA6BE0"/>
    <w:rsid w:val="00CB1FF1"/>
    <w:rsid w:val="00CB5B28"/>
    <w:rsid w:val="00CC3E5D"/>
    <w:rsid w:val="00CC6F25"/>
    <w:rsid w:val="00CD2815"/>
    <w:rsid w:val="00CD4AAB"/>
    <w:rsid w:val="00CD7334"/>
    <w:rsid w:val="00CE0C05"/>
    <w:rsid w:val="00CE3DB5"/>
    <w:rsid w:val="00CE5DA2"/>
    <w:rsid w:val="00CE73FD"/>
    <w:rsid w:val="00D03328"/>
    <w:rsid w:val="00D03440"/>
    <w:rsid w:val="00D06BDA"/>
    <w:rsid w:val="00D10BE6"/>
    <w:rsid w:val="00D140E4"/>
    <w:rsid w:val="00D20F95"/>
    <w:rsid w:val="00D21541"/>
    <w:rsid w:val="00D22732"/>
    <w:rsid w:val="00D31292"/>
    <w:rsid w:val="00D41440"/>
    <w:rsid w:val="00D47D2D"/>
    <w:rsid w:val="00D54EAF"/>
    <w:rsid w:val="00D555E3"/>
    <w:rsid w:val="00D55DA6"/>
    <w:rsid w:val="00D56BB7"/>
    <w:rsid w:val="00D62D7F"/>
    <w:rsid w:val="00D63A97"/>
    <w:rsid w:val="00D65C33"/>
    <w:rsid w:val="00D72DAC"/>
    <w:rsid w:val="00D73554"/>
    <w:rsid w:val="00D763FB"/>
    <w:rsid w:val="00D76CA9"/>
    <w:rsid w:val="00D82C5A"/>
    <w:rsid w:val="00D83D98"/>
    <w:rsid w:val="00D84489"/>
    <w:rsid w:val="00D86A67"/>
    <w:rsid w:val="00D8747F"/>
    <w:rsid w:val="00D93307"/>
    <w:rsid w:val="00D938AE"/>
    <w:rsid w:val="00D94027"/>
    <w:rsid w:val="00DA106F"/>
    <w:rsid w:val="00DB27B3"/>
    <w:rsid w:val="00DB623E"/>
    <w:rsid w:val="00DC4C67"/>
    <w:rsid w:val="00DD019E"/>
    <w:rsid w:val="00DD03DC"/>
    <w:rsid w:val="00DD48FB"/>
    <w:rsid w:val="00DD5179"/>
    <w:rsid w:val="00DE664C"/>
    <w:rsid w:val="00DF0A7F"/>
    <w:rsid w:val="00DF1B50"/>
    <w:rsid w:val="00DF3F4B"/>
    <w:rsid w:val="00DF6B61"/>
    <w:rsid w:val="00E01958"/>
    <w:rsid w:val="00E02763"/>
    <w:rsid w:val="00E05DA4"/>
    <w:rsid w:val="00E1145C"/>
    <w:rsid w:val="00E117B1"/>
    <w:rsid w:val="00E14A29"/>
    <w:rsid w:val="00E17495"/>
    <w:rsid w:val="00E30443"/>
    <w:rsid w:val="00E30AF6"/>
    <w:rsid w:val="00E32F90"/>
    <w:rsid w:val="00E3364D"/>
    <w:rsid w:val="00E33DED"/>
    <w:rsid w:val="00E41970"/>
    <w:rsid w:val="00E42383"/>
    <w:rsid w:val="00E472FC"/>
    <w:rsid w:val="00E47A86"/>
    <w:rsid w:val="00E51868"/>
    <w:rsid w:val="00E5223C"/>
    <w:rsid w:val="00E6133D"/>
    <w:rsid w:val="00E632D1"/>
    <w:rsid w:val="00E6539D"/>
    <w:rsid w:val="00E67A18"/>
    <w:rsid w:val="00E82D36"/>
    <w:rsid w:val="00E856F9"/>
    <w:rsid w:val="00E86E5D"/>
    <w:rsid w:val="00E9019F"/>
    <w:rsid w:val="00E95A12"/>
    <w:rsid w:val="00EA22AB"/>
    <w:rsid w:val="00EA75D8"/>
    <w:rsid w:val="00EB55B3"/>
    <w:rsid w:val="00EB70B4"/>
    <w:rsid w:val="00EB729D"/>
    <w:rsid w:val="00ED1420"/>
    <w:rsid w:val="00EE4D45"/>
    <w:rsid w:val="00EE4F20"/>
    <w:rsid w:val="00EE79FE"/>
    <w:rsid w:val="00EF370F"/>
    <w:rsid w:val="00F04D01"/>
    <w:rsid w:val="00F05B09"/>
    <w:rsid w:val="00F074CE"/>
    <w:rsid w:val="00F07596"/>
    <w:rsid w:val="00F10A41"/>
    <w:rsid w:val="00F14037"/>
    <w:rsid w:val="00F15EBD"/>
    <w:rsid w:val="00F16B65"/>
    <w:rsid w:val="00F2613E"/>
    <w:rsid w:val="00F34AEF"/>
    <w:rsid w:val="00F40AAB"/>
    <w:rsid w:val="00F42B42"/>
    <w:rsid w:val="00F42DC4"/>
    <w:rsid w:val="00F47BFA"/>
    <w:rsid w:val="00F5068E"/>
    <w:rsid w:val="00F521E5"/>
    <w:rsid w:val="00F52A9B"/>
    <w:rsid w:val="00F53B48"/>
    <w:rsid w:val="00F542F7"/>
    <w:rsid w:val="00F649EE"/>
    <w:rsid w:val="00F65BCC"/>
    <w:rsid w:val="00F713F7"/>
    <w:rsid w:val="00F761EF"/>
    <w:rsid w:val="00F82497"/>
    <w:rsid w:val="00F8302E"/>
    <w:rsid w:val="00F839A7"/>
    <w:rsid w:val="00F872F7"/>
    <w:rsid w:val="00F9036D"/>
    <w:rsid w:val="00F909FD"/>
    <w:rsid w:val="00FA1C27"/>
    <w:rsid w:val="00FC560A"/>
    <w:rsid w:val="00FD06EB"/>
    <w:rsid w:val="00FD38E8"/>
    <w:rsid w:val="00FE0E0E"/>
    <w:rsid w:val="00FE2A15"/>
    <w:rsid w:val="00FE2A50"/>
    <w:rsid w:val="00FE3368"/>
    <w:rsid w:val="00FE3B57"/>
    <w:rsid w:val="00FF2E0E"/>
    <w:rsid w:val="00FF3B3D"/>
    <w:rsid w:val="075C8504"/>
    <w:rsid w:val="0A62AA35"/>
    <w:rsid w:val="105631B4"/>
    <w:rsid w:val="11169B5A"/>
    <w:rsid w:val="1335C359"/>
    <w:rsid w:val="1718C28D"/>
    <w:rsid w:val="19648DE2"/>
    <w:rsid w:val="1E0481A8"/>
    <w:rsid w:val="217FDE7F"/>
    <w:rsid w:val="21C2AA19"/>
    <w:rsid w:val="23229F06"/>
    <w:rsid w:val="2B0D9868"/>
    <w:rsid w:val="2DA61561"/>
    <w:rsid w:val="2F41E5C2"/>
    <w:rsid w:val="398081FB"/>
    <w:rsid w:val="3A0F670C"/>
    <w:rsid w:val="401BAA45"/>
    <w:rsid w:val="4336BB9D"/>
    <w:rsid w:val="47C3A1F4"/>
    <w:rsid w:val="492E6EDF"/>
    <w:rsid w:val="493ADE4D"/>
    <w:rsid w:val="4CF7FECD"/>
    <w:rsid w:val="4D083D85"/>
    <w:rsid w:val="503FDE47"/>
    <w:rsid w:val="509CB9E0"/>
    <w:rsid w:val="528BA99C"/>
    <w:rsid w:val="54420D2F"/>
    <w:rsid w:val="55DDDD90"/>
    <w:rsid w:val="5F6A2CA4"/>
    <w:rsid w:val="6105FD05"/>
    <w:rsid w:val="6EBF1AA3"/>
    <w:rsid w:val="742536A4"/>
    <w:rsid w:val="76CA2C88"/>
    <w:rsid w:val="7C8121E6"/>
    <w:rsid w:val="7F9AA2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22619"/>
  <w15:chartTrackingRefBased/>
  <w15:docId w15:val="{999AC4D2-0655-4D68-B2B3-D0E907F7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596"/>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UnresolvedMention1">
    <w:name w:val="Unresolved Mention1"/>
    <w:basedOn w:val="DefaultParagraphFont"/>
    <w:uiPriority w:val="99"/>
    <w:semiHidden/>
    <w:unhideWhenUsed/>
    <w:rsid w:val="006F1576"/>
    <w:rPr>
      <w:color w:val="605E5C"/>
      <w:shd w:val="clear" w:color="auto" w:fill="E1DFDD"/>
    </w:rPr>
  </w:style>
  <w:style w:type="paragraph" w:styleId="Bibliography">
    <w:name w:val="Bibliography"/>
    <w:basedOn w:val="Normal"/>
    <w:next w:val="Normal"/>
    <w:uiPriority w:val="37"/>
    <w:unhideWhenUsed/>
    <w:rsid w:val="00E17495"/>
    <w:pPr>
      <w:tabs>
        <w:tab w:val="left" w:pos="384"/>
      </w:tabs>
      <w:spacing w:after="0" w:line="480" w:lineRule="auto"/>
      <w:ind w:left="384" w:hanging="384"/>
    </w:pPr>
    <w:rPr>
      <w:rFonts w:asciiTheme="minorHAnsi" w:eastAsiaTheme="minorHAnsi" w:hAnsiTheme="minorHAnsi" w:cstheme="minorBidi"/>
      <w:sz w:val="22"/>
      <w:szCs w:val="22"/>
    </w:rPr>
  </w:style>
  <w:style w:type="paragraph" w:customStyle="1" w:styleId="paragraph">
    <w:name w:val="paragraph"/>
    <w:basedOn w:val="Normal"/>
    <w:rsid w:val="0006299A"/>
    <w:pPr>
      <w:spacing w:before="100" w:beforeAutospacing="1" w:after="100" w:afterAutospacing="1"/>
    </w:pPr>
  </w:style>
  <w:style w:type="paragraph" w:styleId="Header">
    <w:name w:val="header"/>
    <w:basedOn w:val="Normal"/>
    <w:link w:val="HeaderChar"/>
    <w:uiPriority w:val="99"/>
    <w:unhideWhenUsed/>
    <w:rsid w:val="00F82497"/>
    <w:pPr>
      <w:tabs>
        <w:tab w:val="center" w:pos="4513"/>
        <w:tab w:val="right" w:pos="9026"/>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82497"/>
  </w:style>
  <w:style w:type="paragraph" w:styleId="Footer">
    <w:name w:val="footer"/>
    <w:basedOn w:val="Normal"/>
    <w:link w:val="FooterChar"/>
    <w:uiPriority w:val="99"/>
    <w:unhideWhenUsed/>
    <w:rsid w:val="00F82497"/>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82497"/>
  </w:style>
  <w:style w:type="table" w:styleId="TableGrid">
    <w:name w:val="Table Grid"/>
    <w:basedOn w:val="TableNormal"/>
    <w:uiPriority w:val="59"/>
    <w:rsid w:val="005E4B9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E2A15"/>
    <w:pPr>
      <w:spacing w:after="0"/>
    </w:pPr>
  </w:style>
  <w:style w:type="character" w:customStyle="1" w:styleId="normaltextrun">
    <w:name w:val="normaltextrun"/>
    <w:basedOn w:val="DefaultParagraphFont"/>
    <w:rsid w:val="00F16B65"/>
  </w:style>
  <w:style w:type="character" w:styleId="FollowedHyperlink">
    <w:name w:val="FollowedHyperlink"/>
    <w:basedOn w:val="DefaultParagraphFont"/>
    <w:uiPriority w:val="99"/>
    <w:semiHidden/>
    <w:unhideWhenUsed/>
    <w:rsid w:val="009F5CD3"/>
    <w:rPr>
      <w:color w:val="800080" w:themeColor="followedHyperlink"/>
      <w:u w:val="single"/>
    </w:rPr>
  </w:style>
  <w:style w:type="paragraph" w:styleId="ListParagraph">
    <w:name w:val="List Paragraph"/>
    <w:basedOn w:val="Normal"/>
    <w:uiPriority w:val="34"/>
    <w:qFormat/>
    <w:rsid w:val="00036DD8"/>
    <w:pPr>
      <w:ind w:left="720"/>
      <w:contextualSpacing/>
    </w:pPr>
  </w:style>
  <w:style w:type="character" w:customStyle="1" w:styleId="UnresolvedMention2">
    <w:name w:val="Unresolved Mention2"/>
    <w:basedOn w:val="DefaultParagraphFont"/>
    <w:uiPriority w:val="99"/>
    <w:semiHidden/>
    <w:unhideWhenUsed/>
    <w:rsid w:val="00B8130C"/>
    <w:rPr>
      <w:color w:val="605E5C"/>
      <w:shd w:val="clear" w:color="auto" w:fill="E1DFDD"/>
    </w:rPr>
  </w:style>
  <w:style w:type="character" w:styleId="LineNumber">
    <w:name w:val="line number"/>
    <w:basedOn w:val="DefaultParagraphFont"/>
    <w:uiPriority w:val="99"/>
    <w:semiHidden/>
    <w:unhideWhenUsed/>
    <w:rsid w:val="004209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68714025">
      <w:bodyDiv w:val="1"/>
      <w:marLeft w:val="0"/>
      <w:marRight w:val="0"/>
      <w:marTop w:val="0"/>
      <w:marBottom w:val="0"/>
      <w:divBdr>
        <w:top w:val="none" w:sz="0" w:space="0" w:color="auto"/>
        <w:left w:val="none" w:sz="0" w:space="0" w:color="auto"/>
        <w:bottom w:val="none" w:sz="0" w:space="0" w:color="auto"/>
        <w:right w:val="none" w:sz="0" w:space="0" w:color="auto"/>
      </w:divBdr>
    </w:div>
    <w:div w:id="17735401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89652975">
      <w:bodyDiv w:val="1"/>
      <w:marLeft w:val="0"/>
      <w:marRight w:val="0"/>
      <w:marTop w:val="0"/>
      <w:marBottom w:val="0"/>
      <w:divBdr>
        <w:top w:val="none" w:sz="0" w:space="0" w:color="auto"/>
        <w:left w:val="none" w:sz="0" w:space="0" w:color="auto"/>
        <w:bottom w:val="none" w:sz="0" w:space="0" w:color="auto"/>
        <w:right w:val="none" w:sz="0" w:space="0" w:color="auto"/>
      </w:divBdr>
    </w:div>
    <w:div w:id="1248266911">
      <w:bodyDiv w:val="1"/>
      <w:marLeft w:val="0"/>
      <w:marRight w:val="0"/>
      <w:marTop w:val="0"/>
      <w:marBottom w:val="0"/>
      <w:divBdr>
        <w:top w:val="none" w:sz="0" w:space="0" w:color="auto"/>
        <w:left w:val="none" w:sz="0" w:space="0" w:color="auto"/>
        <w:bottom w:val="none" w:sz="0" w:space="0" w:color="auto"/>
        <w:right w:val="none" w:sz="0" w:space="0" w:color="auto"/>
      </w:divBdr>
    </w:div>
    <w:div w:id="193181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FCD6F-6C99-4751-BB7F-54E0B1A0F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19738</Words>
  <Characters>112509</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131984</CharactersWithSpaces>
  <SharedDoc>false</SharedDoc>
  <HLinks>
    <vt:vector size="6" baseType="variant">
      <vt:variant>
        <vt:i4>4980741</vt:i4>
      </vt:variant>
      <vt:variant>
        <vt:i4>138</vt:i4>
      </vt:variant>
      <vt:variant>
        <vt:i4>0</vt:i4>
      </vt:variant>
      <vt:variant>
        <vt:i4>5</vt:i4>
      </vt:variant>
      <vt:variant>
        <vt:lpwstr>https://osf.io/qhtbj/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Metherell, Tom</cp:lastModifiedBy>
  <cp:revision>13</cp:revision>
  <dcterms:created xsi:type="dcterms:W3CDTF">2022-10-05T16:58:00Z</dcterms:created>
  <dcterms:modified xsi:type="dcterms:W3CDTF">2022-10-07T19:01:00Z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id="DVDHPHIK"/&gt;&lt;style id="http://www.zotero.org/styles/nature-no-superscript"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